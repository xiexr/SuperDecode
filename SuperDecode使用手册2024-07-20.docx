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96F91" w14:textId="2D7FCE43" w:rsidR="00F50E75" w:rsidRPr="00415AF8" w:rsidRDefault="00F50E75" w:rsidP="00415AF8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415AF8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SuperDecode</w:t>
      </w:r>
      <w:ins w:id="0" w:author="xianrong xie" w:date="2024-07-24T09:51:00Z" w16du:dateUtc="2024-07-24T01:51:00Z">
        <w:r w:rsidR="00F105D9">
          <w:rPr>
            <w:rFonts w:ascii="Times New Roman" w:eastAsia="宋体" w:hAnsi="Times New Roman" w:cs="Times New Roman" w:hint="eastAsia"/>
            <w:b/>
            <w:bCs/>
            <w:sz w:val="28"/>
            <w:szCs w:val="32"/>
          </w:rPr>
          <w:t xml:space="preserve"> v1.0</w:t>
        </w:r>
      </w:ins>
      <w:r w:rsidRPr="00415AF8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使用手册</w:t>
      </w:r>
    </w:p>
    <w:p w14:paraId="16744339" w14:textId="3851EF2A" w:rsidR="00F50E75" w:rsidRDefault="00415AF8" w:rsidP="00415AF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华南农业大学农学院</w:t>
      </w:r>
      <w:r w:rsidR="007F466D">
        <w:rPr>
          <w:rFonts w:ascii="Times New Roman" w:eastAsia="宋体" w:hAnsi="Times New Roman" w:cs="Times New Roman" w:hint="eastAsia"/>
          <w:sz w:val="24"/>
          <w:szCs w:val="28"/>
        </w:rPr>
        <w:t>，</w:t>
      </w:r>
      <w:del w:id="1" w:author="xianrong xie" w:date="2024-07-24T09:51:00Z" w16du:dateUtc="2024-07-24T01:51:00Z">
        <w:r w:rsidR="007F466D" w:rsidDel="00E67CAA">
          <w:rPr>
            <w:rFonts w:ascii="Times New Roman" w:eastAsia="宋体" w:hAnsi="Times New Roman" w:cs="Times New Roman" w:hint="eastAsia"/>
            <w:sz w:val="24"/>
            <w:szCs w:val="28"/>
          </w:rPr>
          <w:delText>水稻育性发育与基因工程团队</w:delText>
        </w:r>
      </w:del>
      <w:ins w:id="2" w:author="xianrong xie" w:date="2024-07-24T09:51:00Z" w16du:dateUtc="2024-07-24T01:51:00Z">
        <w:r w:rsidR="00E67CAA">
          <w:rPr>
            <w:rFonts w:ascii="Times New Roman" w:eastAsia="宋体" w:hAnsi="Times New Roman" w:cs="Times New Roman" w:hint="eastAsia"/>
            <w:sz w:val="24"/>
            <w:szCs w:val="28"/>
          </w:rPr>
          <w:t>刘耀光实验室</w:t>
        </w:r>
      </w:ins>
    </w:p>
    <w:p w14:paraId="6DFB45DA" w14:textId="5FB40FDA" w:rsidR="00415AF8" w:rsidRDefault="00415AF8" w:rsidP="00415AF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2024</w:t>
      </w:r>
      <w:r>
        <w:rPr>
          <w:rFonts w:ascii="Times New Roman" w:eastAsia="宋体" w:hAnsi="Times New Roman" w:cs="Times New Roman" w:hint="eastAsia"/>
          <w:sz w:val="24"/>
          <w:szCs w:val="28"/>
        </w:rPr>
        <w:t>年</w:t>
      </w:r>
      <w:r>
        <w:rPr>
          <w:rFonts w:ascii="Times New Roman" w:eastAsia="宋体" w:hAnsi="Times New Roman" w:cs="Times New Roman" w:hint="eastAsia"/>
          <w:sz w:val="24"/>
          <w:szCs w:val="28"/>
        </w:rPr>
        <w:t>7</w:t>
      </w:r>
      <w:r>
        <w:rPr>
          <w:rFonts w:ascii="Times New Roman" w:eastAsia="宋体" w:hAnsi="Times New Roman" w:cs="Times New Roman" w:hint="eastAsia"/>
          <w:sz w:val="24"/>
          <w:szCs w:val="28"/>
        </w:rPr>
        <w:t>月</w:t>
      </w:r>
    </w:p>
    <w:p w14:paraId="293DE4A5" w14:textId="77777777" w:rsidR="00415AF8" w:rsidRDefault="00415AF8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176C46B0" w14:textId="18769891" w:rsidR="00C3251F" w:rsidDel="00135C22" w:rsidRDefault="00C3251F" w:rsidP="00135C22">
      <w:pPr>
        <w:spacing w:line="360" w:lineRule="auto"/>
        <w:ind w:firstLineChars="200" w:firstLine="480"/>
        <w:rPr>
          <w:del w:id="3" w:author="xianrong xie" w:date="2024-07-24T10:26:00Z" w16du:dateUtc="2024-07-24T02:26:00Z"/>
          <w:rFonts w:ascii="Times New Roman" w:eastAsia="宋体" w:hAnsi="Times New Roman" w:cs="Times New Roman"/>
          <w:sz w:val="24"/>
          <w:szCs w:val="28"/>
        </w:rPr>
        <w:pPrChange w:id="4" w:author="xianrong xie" w:date="2024-07-24T10:26:00Z" w16du:dateUtc="2024-07-24T02:26:00Z">
          <w:pPr>
            <w:spacing w:line="360" w:lineRule="auto"/>
            <w:ind w:firstLineChars="200" w:firstLine="480"/>
          </w:pPr>
        </w:pPrChange>
      </w:pPr>
      <w:r>
        <w:rPr>
          <w:rFonts w:ascii="Times New Roman" w:eastAsia="宋体" w:hAnsi="Times New Roman" w:cs="Times New Roman" w:hint="eastAsia"/>
          <w:sz w:val="24"/>
          <w:szCs w:val="28"/>
        </w:rPr>
        <w:t>SuperDecode</w:t>
      </w:r>
      <w:r>
        <w:rPr>
          <w:rFonts w:ascii="Times New Roman" w:eastAsia="宋体" w:hAnsi="Times New Roman" w:cs="Times New Roman" w:hint="eastAsia"/>
          <w:sz w:val="24"/>
          <w:szCs w:val="28"/>
        </w:rPr>
        <w:t>是一款</w:t>
      </w:r>
      <w:r w:rsidR="00415AF8">
        <w:rPr>
          <w:rFonts w:ascii="Times New Roman" w:eastAsia="宋体" w:hAnsi="Times New Roman" w:cs="Times New Roman" w:hint="eastAsia"/>
          <w:sz w:val="24"/>
          <w:szCs w:val="28"/>
        </w:rPr>
        <w:t>主要</w:t>
      </w:r>
      <w:r>
        <w:rPr>
          <w:rFonts w:ascii="Times New Roman" w:eastAsia="宋体" w:hAnsi="Times New Roman" w:cs="Times New Roman" w:hint="eastAsia"/>
          <w:sz w:val="24"/>
          <w:szCs w:val="28"/>
        </w:rPr>
        <w:t>用于</w:t>
      </w:r>
      <w:r w:rsidR="00415AF8">
        <w:rPr>
          <w:rFonts w:ascii="Times New Roman" w:eastAsia="宋体" w:hAnsi="Times New Roman" w:cs="Times New Roman" w:hint="eastAsia"/>
          <w:sz w:val="24"/>
          <w:szCs w:val="28"/>
        </w:rPr>
        <w:t>基因编辑靶点</w:t>
      </w:r>
      <w:r>
        <w:rPr>
          <w:rFonts w:ascii="Times New Roman" w:eastAsia="宋体" w:hAnsi="Times New Roman" w:cs="Times New Roman" w:hint="eastAsia"/>
          <w:sz w:val="24"/>
          <w:szCs w:val="28"/>
        </w:rPr>
        <w:t>突变分析的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本地版软件包</w:t>
      </w:r>
      <w:r>
        <w:rPr>
          <w:rFonts w:ascii="Times New Roman" w:eastAsia="宋体" w:hAnsi="Times New Roman" w:cs="Times New Roman" w:hint="eastAsia"/>
          <w:sz w:val="24"/>
          <w:szCs w:val="28"/>
        </w:rPr>
        <w:t>，其包含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个模块，</w:t>
      </w:r>
      <w:r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415AF8">
        <w:rPr>
          <w:rFonts w:ascii="Times New Roman" w:eastAsia="宋体" w:hAnsi="Times New Roman" w:cs="Times New Roman" w:hint="eastAsia"/>
          <w:sz w:val="24"/>
          <w:szCs w:val="28"/>
        </w:rPr>
        <w:t>S</w:t>
      </w:r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以及</w:t>
      </w:r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>
        <w:rPr>
          <w:rFonts w:ascii="Times New Roman" w:eastAsia="宋体" w:hAnsi="Times New Roman" w:cs="Times New Roman" w:hint="eastAsia"/>
          <w:sz w:val="24"/>
          <w:szCs w:val="28"/>
        </w:rPr>
        <w:t>，分别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对应通过</w:t>
      </w:r>
      <w:r>
        <w:rPr>
          <w:rFonts w:ascii="Times New Roman" w:eastAsia="宋体" w:hAnsi="Times New Roman" w:cs="Times New Roman" w:hint="eastAsia"/>
          <w:sz w:val="24"/>
          <w:szCs w:val="28"/>
        </w:rPr>
        <w:t>Sanger</w:t>
      </w:r>
      <w:r>
        <w:rPr>
          <w:rFonts w:ascii="Times New Roman" w:eastAsia="宋体" w:hAnsi="Times New Roman" w:cs="Times New Roman" w:hint="eastAsia"/>
          <w:sz w:val="24"/>
          <w:szCs w:val="28"/>
        </w:rPr>
        <w:t>测序、二代测序（</w:t>
      </w:r>
      <w:r w:rsidR="00CF1489">
        <w:rPr>
          <w:rFonts w:ascii="Times New Roman" w:eastAsia="宋体" w:hAnsi="Times New Roman" w:cs="Times New Roman" w:hint="eastAsia"/>
          <w:sz w:val="24"/>
          <w:szCs w:val="28"/>
        </w:rPr>
        <w:t>N</w:t>
      </w:r>
      <w:r w:rsidRPr="00CF1489">
        <w:rPr>
          <w:rFonts w:ascii="Times New Roman" w:eastAsia="宋体" w:hAnsi="Times New Roman" w:cs="Times New Roman" w:hint="eastAsia"/>
          <w:sz w:val="24"/>
          <w:szCs w:val="28"/>
        </w:rPr>
        <w:t>ext-generation sequencing</w:t>
      </w:r>
      <w:r w:rsidR="003D019E">
        <w:rPr>
          <w:rFonts w:ascii="Times New Roman" w:eastAsia="宋体" w:hAnsi="Times New Roman" w:cs="Times New Roman"/>
          <w:sz w:val="24"/>
          <w:szCs w:val="28"/>
        </w:rPr>
        <w:t>,</w:t>
      </w:r>
      <w:r w:rsidRPr="00CF1489">
        <w:rPr>
          <w:rFonts w:ascii="Times New Roman" w:eastAsia="宋体" w:hAnsi="Times New Roman" w:cs="Times New Roman" w:hint="eastAsia"/>
          <w:sz w:val="24"/>
          <w:szCs w:val="28"/>
        </w:rPr>
        <w:t xml:space="preserve"> NGS</w:t>
      </w:r>
      <w:r>
        <w:rPr>
          <w:rFonts w:ascii="Times New Roman" w:eastAsia="宋体" w:hAnsi="Times New Roman" w:cs="Times New Roman" w:hint="eastAsia"/>
          <w:sz w:val="24"/>
          <w:szCs w:val="28"/>
        </w:rPr>
        <w:t>）以及三代测序（</w:t>
      </w:r>
      <w:r w:rsidR="00CF1489">
        <w:rPr>
          <w:rFonts w:ascii="Times New Roman" w:eastAsia="宋体" w:hAnsi="Times New Roman" w:cs="Times New Roman" w:hint="eastAsia"/>
          <w:sz w:val="24"/>
          <w:szCs w:val="28"/>
        </w:rPr>
        <w:t>T</w:t>
      </w:r>
      <w:r w:rsidR="00F061F4" w:rsidRPr="00CF1489">
        <w:rPr>
          <w:rFonts w:ascii="Times New Roman" w:eastAsia="宋体" w:hAnsi="Times New Roman" w:cs="Times New Roman"/>
          <w:sz w:val="24"/>
          <w:szCs w:val="28"/>
        </w:rPr>
        <w:t>hird-generation sequencing</w:t>
      </w:r>
      <w:r w:rsidR="007C096E">
        <w:rPr>
          <w:rFonts w:ascii="Times New Roman" w:eastAsia="宋体" w:hAnsi="Times New Roman" w:cs="Times New Roman"/>
          <w:sz w:val="24"/>
          <w:szCs w:val="28"/>
        </w:rPr>
        <w:t xml:space="preserve">, </w:t>
      </w:r>
      <w:r w:rsidR="00F061F4" w:rsidRPr="00CF1489">
        <w:rPr>
          <w:rFonts w:ascii="Times New Roman" w:eastAsia="宋体" w:hAnsi="Times New Roman" w:cs="Times New Roman" w:hint="eastAsia"/>
          <w:sz w:val="24"/>
          <w:szCs w:val="28"/>
        </w:rPr>
        <w:t>TGS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数据，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对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包含编辑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靶点的扩增子进行</w:t>
      </w:r>
      <w:r>
        <w:rPr>
          <w:rFonts w:ascii="Times New Roman" w:eastAsia="宋体" w:hAnsi="Times New Roman" w:cs="Times New Roman" w:hint="eastAsia"/>
          <w:sz w:val="24"/>
          <w:szCs w:val="28"/>
        </w:rPr>
        <w:t>分析解码</w:t>
      </w:r>
      <w:r w:rsidR="00F061F4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496FC3"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S</w:t>
      </w:r>
      <w:r w:rsidR="00496FC3">
        <w:rPr>
          <w:rFonts w:ascii="Times New Roman" w:eastAsia="宋体" w:hAnsi="Times New Roman" w:cs="Times New Roman" w:hint="eastAsia"/>
          <w:sz w:val="24"/>
          <w:szCs w:val="28"/>
        </w:rPr>
        <w:t>为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我们的</w:t>
      </w:r>
      <w:r w:rsidR="00F061F4">
        <w:rPr>
          <w:rFonts w:ascii="Times New Roman" w:eastAsia="宋体" w:hAnsi="Times New Roman" w:cs="Times New Roman" w:hint="eastAsia"/>
          <w:sz w:val="24"/>
          <w:szCs w:val="28"/>
        </w:rPr>
        <w:t>网页版工具</w:t>
      </w:r>
      <w:r w:rsidR="00F061F4">
        <w:rPr>
          <w:rFonts w:ascii="Times New Roman" w:eastAsia="宋体" w:hAnsi="Times New Roman" w:cs="Times New Roman" w:hint="eastAsia"/>
          <w:sz w:val="24"/>
          <w:szCs w:val="28"/>
        </w:rPr>
        <w:t>DsDecode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M (Xie et al., 2017)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的基础上升级</w:t>
      </w:r>
      <w:r w:rsidR="00496FC3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本地</w:t>
      </w:r>
      <w:r w:rsidR="00496FC3">
        <w:rPr>
          <w:rFonts w:ascii="Times New Roman" w:eastAsia="宋体" w:hAnsi="Times New Roman" w:cs="Times New Roman" w:hint="eastAsia"/>
          <w:sz w:val="24"/>
          <w:szCs w:val="28"/>
        </w:rPr>
        <w:t>版</w:t>
      </w:r>
      <w:r w:rsidR="00F061F4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可以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直接读取靶点扩增子的</w:t>
      </w:r>
      <w:r w:rsidR="00F061F4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 w:rsidR="00F061F4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文件的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峰图，分析突变序列和类型，包括双等位、杂合突变等。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是对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在靶点扩增子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两端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添加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一对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样本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混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合文库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二代测序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文件进行解码分析的软件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可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实现对多种类型的样本进行高通量的突变分析，包括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二倍体和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多倍体、细胞系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，原生质体，以及嵌合突变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等。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LaD</w:t>
      </w:r>
      <w:r w:rsidR="007C096E">
        <w:rPr>
          <w:rFonts w:ascii="Times New Roman" w:eastAsia="宋体" w:hAnsi="Times New Roman" w:cs="Times New Roman"/>
          <w:sz w:val="24"/>
          <w:szCs w:val="28"/>
        </w:rPr>
        <w:t>ecode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是利用单分子测序技术对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目标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DNA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区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段内包含多个靶点的扩增子进行高通量分析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的工具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，从而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确定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其突变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类型（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包括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复杂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结构变异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），获得每个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突变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序列的单倍型。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从时效和费用考虑，建议对较少样品采用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测序和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DsDecodeMS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分析；每批较多样品（接近或多于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96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样品）采用</w:t>
      </w:r>
      <w:r w:rsidR="005A0329" w:rsidRPr="00CF1489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分析。</w:t>
      </w:r>
      <w:del w:id="5" w:author="xianrong xie" w:date="2024-07-24T10:26:00Z" w16du:dateUtc="2024-07-24T02:26:00Z">
        <w:r w:rsidR="00684593" w:rsidDel="00135C22">
          <w:rPr>
            <w:rFonts w:ascii="Times New Roman" w:eastAsia="宋体" w:hAnsi="Times New Roman" w:cs="Times New Roman" w:hint="eastAsia"/>
            <w:sz w:val="24"/>
            <w:szCs w:val="28"/>
          </w:rPr>
          <w:delText>本手册是以下文献</w:delText>
        </w:r>
        <w:r w:rsidR="00F357D2" w:rsidDel="00135C22">
          <w:rPr>
            <w:rFonts w:ascii="Times New Roman" w:eastAsia="宋体" w:hAnsi="Times New Roman" w:cs="Times New Roman" w:hint="eastAsia"/>
            <w:sz w:val="24"/>
            <w:szCs w:val="28"/>
          </w:rPr>
          <w:delText>提供</w:delText>
        </w:r>
        <w:r w:rsidR="00684593" w:rsidDel="00135C22">
          <w:rPr>
            <w:rFonts w:ascii="Times New Roman" w:eastAsia="宋体" w:hAnsi="Times New Roman" w:cs="Times New Roman" w:hint="eastAsia"/>
            <w:sz w:val="24"/>
            <w:szCs w:val="28"/>
          </w:rPr>
          <w:delText>的附录材料</w:delText>
        </w:r>
        <w:r w:rsidR="00684593" w:rsidDel="00135C22">
          <w:rPr>
            <w:rFonts w:ascii="Times New Roman" w:eastAsia="宋体" w:hAnsi="Times New Roman" w:cs="Times New Roman" w:hint="eastAsia"/>
            <w:sz w:val="24"/>
            <w:szCs w:val="28"/>
          </w:rPr>
          <w:delText xml:space="preserve">: </w:delText>
        </w:r>
      </w:del>
    </w:p>
    <w:p w14:paraId="5D7EA923" w14:textId="00BD8A58" w:rsidR="00684593" w:rsidRPr="00684593" w:rsidRDefault="00684593" w:rsidP="00135C2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  <w:pPrChange w:id="6" w:author="xianrong xie" w:date="2024-07-24T10:26:00Z" w16du:dateUtc="2024-07-24T02:26:00Z">
          <w:pPr>
            <w:spacing w:line="360" w:lineRule="auto"/>
          </w:pPr>
        </w:pPrChange>
      </w:pPr>
      <w:del w:id="7" w:author="xianrong xie" w:date="2024-07-24T10:26:00Z" w16du:dateUtc="2024-07-24T02:26:00Z">
        <w:r w:rsidDel="00135C22">
          <w:rPr>
            <w:rFonts w:ascii="Times New Roman" w:hAnsi="Times New Roman" w:cs="Times New Roman" w:hint="eastAsia"/>
            <w:sz w:val="24"/>
            <w:szCs w:val="24"/>
          </w:rPr>
          <w:delText>Li et al.</w:delText>
        </w:r>
        <w:r w:rsidRPr="00684593" w:rsidDel="00135C22">
          <w:rPr>
            <w:rFonts w:ascii="Times New Roman" w:hAnsi="Times New Roman" w:cs="Times New Roman" w:hint="eastAsia"/>
            <w:sz w:val="24"/>
            <w:szCs w:val="24"/>
          </w:rPr>
          <w:delText xml:space="preserve"> SuperDecode: an </w:delText>
        </w:r>
        <w:r w:rsidRPr="00684593" w:rsidDel="00135C22">
          <w:rPr>
            <w:rFonts w:ascii="Times New Roman" w:hAnsi="Times New Roman" w:cs="Times New Roman"/>
            <w:sz w:val="24"/>
            <w:szCs w:val="24"/>
          </w:rPr>
          <w:delText>integrated</w:delText>
        </w:r>
        <w:r w:rsidRPr="00684593" w:rsidDel="00135C22">
          <w:rPr>
            <w:rFonts w:ascii="Times New Roman" w:hAnsi="Times New Roman" w:cs="Times New Roman" w:hint="eastAsia"/>
            <w:sz w:val="24"/>
            <w:szCs w:val="24"/>
          </w:rPr>
          <w:delText xml:space="preserve"> toolkit for analyzing </w:delText>
        </w:r>
        <w:r w:rsidRPr="00684593" w:rsidDel="00135C22">
          <w:rPr>
            <w:rFonts w:ascii="Times New Roman" w:hAnsi="Times New Roman" w:cs="Times New Roman"/>
            <w:sz w:val="24"/>
            <w:szCs w:val="24"/>
          </w:rPr>
          <w:delText>mutations</w:delText>
        </w:r>
        <w:r w:rsidRPr="00684593" w:rsidDel="00135C22">
          <w:rPr>
            <w:rFonts w:ascii="Times New Roman" w:hAnsi="Times New Roman" w:cs="Times New Roman" w:hint="eastAsia"/>
            <w:sz w:val="24"/>
            <w:szCs w:val="24"/>
          </w:rPr>
          <w:delText xml:space="preserve"> induced by genome editing</w:delText>
        </w:r>
        <w:r w:rsidDel="00135C22">
          <w:rPr>
            <w:rFonts w:ascii="Times New Roman" w:hAnsi="Times New Roman" w:cs="Times New Roman" w:hint="eastAsia"/>
            <w:sz w:val="24"/>
            <w:szCs w:val="24"/>
          </w:rPr>
          <w:delText>. Mol. Plant 2024, ###-###.</w:delText>
        </w:r>
      </w:del>
      <w:del w:id="8" w:author="xianrong xie" w:date="2024-07-24T10:27:00Z" w16du:dateUtc="2024-07-24T02:27:00Z">
        <w:r w:rsidDel="00135C22">
          <w:rPr>
            <w:rFonts w:ascii="Times New Roman" w:hAnsi="Times New Roman" w:cs="Times New Roman" w:hint="eastAsia"/>
            <w:sz w:val="24"/>
            <w:szCs w:val="24"/>
          </w:rPr>
          <w:delText xml:space="preserve"> </w:delText>
        </w:r>
      </w:del>
    </w:p>
    <w:p w14:paraId="54360124" w14:textId="77777777" w:rsidR="00C3251F" w:rsidRDefault="00C3251F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380B64AC" w14:textId="1AA25871" w:rsidR="00F50E75" w:rsidRPr="00237CBF" w:rsidRDefault="007C096E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237CB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一、</w:t>
      </w:r>
      <w:r w:rsidR="00F50E75" w:rsidRPr="00237CB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软件</w:t>
      </w:r>
      <w:r w:rsidR="00FA32CB" w:rsidRPr="00237CB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下载和安装</w:t>
      </w:r>
    </w:p>
    <w:p w14:paraId="1BC88555" w14:textId="226A57A6" w:rsidR="00FA32CB" w:rsidRDefault="00FA32CB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、软件下载：</w:t>
      </w:r>
    </w:p>
    <w:p w14:paraId="3D7A3E90" w14:textId="4FBECB1E" w:rsidR="00F50E75" w:rsidDel="000062DF" w:rsidRDefault="00F50E75" w:rsidP="000062DF">
      <w:pPr>
        <w:spacing w:line="360" w:lineRule="auto"/>
        <w:ind w:firstLineChars="200" w:firstLine="480"/>
        <w:rPr>
          <w:del w:id="9" w:author="xianrong xie" w:date="2024-07-24T09:52:00Z" w16du:dateUtc="2024-07-24T01:52:00Z"/>
          <w:rFonts w:ascii="Times New Roman" w:eastAsia="宋体" w:hAnsi="Times New Roman" w:cs="Times New Roman"/>
          <w:sz w:val="24"/>
          <w:szCs w:val="28"/>
        </w:rPr>
        <w:pPrChange w:id="10" w:author="xianrong xie" w:date="2024-07-24T09:52:00Z" w16du:dateUtc="2024-07-24T01:52:00Z">
          <w:pPr>
            <w:spacing w:line="360" w:lineRule="auto"/>
          </w:pPr>
        </w:pPrChange>
      </w:pPr>
      <w:del w:id="11" w:author="xianrong xie" w:date="2024-07-24T09:52:00Z" w16du:dateUtc="2024-07-24T01:52:00Z">
        <w:r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（</w:delText>
        </w:r>
        <w:r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1</w:delText>
        </w:r>
        <w:r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）</w:delText>
        </w:r>
      </w:del>
      <w:ins w:id="12" w:author="xianrong xie" w:date="2024-07-24T09:52:00Z" w16du:dateUtc="2024-07-24T01:52:00Z"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我们提供了</w:t>
        </w:r>
      </w:ins>
      <w:r>
        <w:rPr>
          <w:rFonts w:ascii="Times New Roman" w:eastAsia="宋体" w:hAnsi="Times New Roman" w:cs="Times New Roman" w:hint="eastAsia"/>
          <w:sz w:val="24"/>
          <w:szCs w:val="28"/>
        </w:rPr>
        <w:t>Windows</w:t>
      </w:r>
      <w:ins w:id="13" w:author="xianrong xie" w:date="2024-07-24T09:52:00Z" w16du:dateUtc="2024-07-24T01:52:00Z"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、</w:t>
        </w:r>
      </w:ins>
      <w:ins w:id="14" w:author="xianrong xie" w:date="2024-07-24T09:58:00Z" w16du:dateUtc="2024-07-24T01:58:00Z"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M</w:t>
        </w:r>
      </w:ins>
      <w:ins w:id="15" w:author="xianrong xie" w:date="2024-07-24T09:52:00Z" w16du:dateUtc="2024-07-24T01:52:00Z"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acOS</w:t>
        </w:r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的界面</w:t>
        </w:r>
      </w:ins>
      <w:r>
        <w:rPr>
          <w:rFonts w:ascii="Times New Roman" w:eastAsia="宋体" w:hAnsi="Times New Roman" w:cs="Times New Roman" w:hint="eastAsia"/>
          <w:sz w:val="24"/>
          <w:szCs w:val="28"/>
        </w:rPr>
        <w:t>版本</w:t>
      </w:r>
      <w:ins w:id="16" w:author="xianrong xie" w:date="2024-07-24T09:53:00Z" w16du:dateUtc="2024-07-24T01:53:00Z"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，以及</w:t>
        </w:r>
      </w:ins>
      <w:del w:id="17" w:author="xianrong xie" w:date="2024-07-24T09:52:00Z" w16du:dateUtc="2024-07-24T01:52:00Z">
        <w:r w:rsidR="00FA32CB"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：</w:delText>
        </w:r>
      </w:del>
    </w:p>
    <w:p w14:paraId="15BEF98D" w14:textId="7B4658C8" w:rsidR="00F50E75" w:rsidDel="000062DF" w:rsidRDefault="00F50E75" w:rsidP="000062DF">
      <w:pPr>
        <w:spacing w:line="360" w:lineRule="auto"/>
        <w:ind w:firstLineChars="200" w:firstLine="480"/>
        <w:rPr>
          <w:del w:id="18" w:author="xianrong xie" w:date="2024-07-24T09:53:00Z" w16du:dateUtc="2024-07-24T01:53:00Z"/>
          <w:rFonts w:ascii="Times New Roman" w:eastAsia="宋体" w:hAnsi="Times New Roman" w:cs="Times New Roman"/>
          <w:sz w:val="24"/>
          <w:szCs w:val="28"/>
        </w:rPr>
        <w:pPrChange w:id="19" w:author="xianrong xie" w:date="2024-07-24T09:53:00Z" w16du:dateUtc="2024-07-24T01:53:00Z">
          <w:pPr>
            <w:spacing w:line="360" w:lineRule="auto"/>
          </w:pPr>
        </w:pPrChange>
      </w:pPr>
      <w:del w:id="20" w:author="xianrong xie" w:date="2024-07-24T09:52:00Z" w16du:dateUtc="2024-07-24T01:52:00Z">
        <w:r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（</w:delText>
        </w:r>
        <w:r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2</w:delText>
        </w:r>
        <w:r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）</w:delText>
        </w:r>
        <w:r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Mac</w:delText>
        </w:r>
        <w:r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版本</w:delText>
        </w:r>
        <w:r w:rsidR="00FA32CB"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：</w:delText>
        </w:r>
      </w:del>
    </w:p>
    <w:p w14:paraId="0BEE90F0" w14:textId="4EC394F1" w:rsidR="00F50E75" w:rsidRDefault="00F50E75" w:rsidP="000062DF">
      <w:pPr>
        <w:spacing w:line="360" w:lineRule="auto"/>
        <w:ind w:firstLineChars="200" w:firstLine="480"/>
        <w:rPr>
          <w:ins w:id="21" w:author="xianrong xie" w:date="2024-07-24T09:57:00Z" w16du:dateUtc="2024-07-24T01:57:00Z"/>
          <w:rFonts w:ascii="Times New Roman" w:eastAsia="宋体" w:hAnsi="Times New Roman" w:cs="Times New Roman"/>
          <w:sz w:val="24"/>
          <w:szCs w:val="28"/>
        </w:rPr>
      </w:pPr>
      <w:del w:id="22" w:author="xianrong xie" w:date="2024-07-24T09:53:00Z" w16du:dateUtc="2024-07-24T01:53:00Z">
        <w:r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（</w:delText>
        </w:r>
        <w:r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3</w:delText>
        </w:r>
        <w:r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）</w:delText>
        </w:r>
      </w:del>
      <w:r>
        <w:rPr>
          <w:rFonts w:ascii="Times New Roman" w:eastAsia="宋体" w:hAnsi="Times New Roman" w:cs="Times New Roman" w:hint="eastAsia"/>
          <w:sz w:val="24"/>
          <w:szCs w:val="28"/>
        </w:rPr>
        <w:t>Linux</w:t>
      </w:r>
      <w:r>
        <w:rPr>
          <w:rFonts w:ascii="Times New Roman" w:eastAsia="宋体" w:hAnsi="Times New Roman" w:cs="Times New Roman" w:hint="eastAsia"/>
          <w:sz w:val="24"/>
          <w:szCs w:val="28"/>
        </w:rPr>
        <w:t>命令行版本</w:t>
      </w:r>
      <w:ins w:id="23" w:author="xianrong xie" w:date="2024-07-24T09:53:00Z" w16du:dateUtc="2024-07-24T01:53:00Z"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，软件包</w:t>
        </w:r>
      </w:ins>
      <w:ins w:id="24" w:author="xianrong xie" w:date="2024-07-24T09:55:00Z" w16du:dateUtc="2024-07-24T01:55:00Z"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已上传至</w:t>
        </w:r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GitHub</w:t>
        </w:r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（</w:t>
        </w:r>
      </w:ins>
      <w:ins w:id="25" w:author="xianrong xie" w:date="2024-07-24T10:33:00Z" w16du:dateUtc="2024-07-24T02:33:00Z">
        <w:r w:rsidR="00F57070">
          <w:rPr>
            <w:rFonts w:ascii="Times New Roman" w:eastAsia="宋体" w:hAnsi="Times New Roman" w:cs="Times New Roman"/>
            <w:sz w:val="24"/>
            <w:szCs w:val="28"/>
          </w:rPr>
          <w:fldChar w:fldCharType="begin"/>
        </w:r>
        <w:r w:rsidR="00F57070">
          <w:rPr>
            <w:rFonts w:ascii="Times New Roman" w:eastAsia="宋体" w:hAnsi="Times New Roman" w:cs="Times New Roman" w:hint="eastAsia"/>
            <w:sz w:val="24"/>
            <w:szCs w:val="28"/>
          </w:rPr>
          <w:instrText>HYPERLINK "</w:instrText>
        </w:r>
      </w:ins>
      <w:ins w:id="26" w:author="xianrong xie" w:date="2024-07-24T09:55:00Z" w16du:dateUtc="2024-07-24T01:55:00Z">
        <w:r w:rsidR="00F57070" w:rsidRPr="000062DF">
          <w:rPr>
            <w:rFonts w:ascii="Times New Roman" w:eastAsia="宋体" w:hAnsi="Times New Roman" w:cs="Times New Roman" w:hint="eastAsia"/>
            <w:sz w:val="24"/>
            <w:szCs w:val="28"/>
          </w:rPr>
          <w:instrText>https://github.com/xiexr/SuperDecode</w:instrText>
        </w:r>
      </w:ins>
      <w:ins w:id="27" w:author="xianrong xie" w:date="2024-07-24T10:33:00Z" w16du:dateUtc="2024-07-24T02:33:00Z">
        <w:r w:rsidR="00F57070">
          <w:rPr>
            <w:rFonts w:ascii="Times New Roman" w:eastAsia="宋体" w:hAnsi="Times New Roman" w:cs="Times New Roman" w:hint="eastAsia"/>
            <w:sz w:val="24"/>
            <w:szCs w:val="28"/>
          </w:rPr>
          <w:instrText>"</w:instrText>
        </w:r>
        <w:r w:rsidR="00F57070">
          <w:rPr>
            <w:rFonts w:ascii="Times New Roman" w:eastAsia="宋体" w:hAnsi="Times New Roman" w:cs="Times New Roman"/>
            <w:sz w:val="24"/>
            <w:szCs w:val="28"/>
          </w:rPr>
          <w:fldChar w:fldCharType="separate"/>
        </w:r>
      </w:ins>
      <w:ins w:id="28" w:author="xianrong xie" w:date="2024-07-24T09:55:00Z" w16du:dateUtc="2024-07-24T01:55:00Z">
        <w:r w:rsidR="00F57070" w:rsidRPr="00305BE0">
          <w:rPr>
            <w:rStyle w:val="af2"/>
            <w:rFonts w:ascii="Times New Roman" w:eastAsia="宋体" w:hAnsi="Times New Roman" w:cs="Times New Roman" w:hint="eastAsia"/>
            <w:sz w:val="24"/>
            <w:szCs w:val="28"/>
          </w:rPr>
          <w:t>https://github.com/xiexr/SuperDecode</w:t>
        </w:r>
      </w:ins>
      <w:ins w:id="29" w:author="xianrong xie" w:date="2024-07-24T10:33:00Z" w16du:dateUtc="2024-07-24T02:33:00Z">
        <w:r w:rsidR="00F57070">
          <w:rPr>
            <w:rFonts w:ascii="Times New Roman" w:eastAsia="宋体" w:hAnsi="Times New Roman" w:cs="Times New Roman"/>
            <w:sz w:val="24"/>
            <w:szCs w:val="28"/>
          </w:rPr>
          <w:fldChar w:fldCharType="end"/>
        </w:r>
      </w:ins>
      <w:ins w:id="30" w:author="xianrong xie" w:date="2024-07-24T09:55:00Z" w16du:dateUtc="2024-07-24T01:55:00Z"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）。此外，考虑到</w:t>
        </w:r>
      </w:ins>
      <w:ins w:id="31" w:author="xianrong xie" w:date="2024-07-24T09:56:00Z" w16du:dateUtc="2024-07-24T01:56:00Z"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国内访问</w:t>
        </w:r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GitHub</w:t>
        </w:r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的网络受到限制，我们也将软件包上传到了奶牛</w:t>
        </w:r>
      </w:ins>
      <w:ins w:id="32" w:author="xianrong xie" w:date="2024-07-24T09:57:00Z" w16du:dateUtc="2024-07-24T01:57:00Z">
        <w:r w:rsidR="000062DF">
          <w:rPr>
            <w:rFonts w:ascii="Times New Roman" w:eastAsia="宋体" w:hAnsi="Times New Roman" w:cs="Times New Roman" w:hint="eastAsia"/>
            <w:sz w:val="24"/>
            <w:szCs w:val="28"/>
          </w:rPr>
          <w:t>快传（高速的数据传输工具）。</w:t>
        </w:r>
      </w:ins>
      <w:del w:id="33" w:author="xianrong xie" w:date="2024-07-24T09:53:00Z" w16du:dateUtc="2024-07-24T01:53:00Z">
        <w:r w:rsidR="00FA32CB" w:rsidDel="000062DF">
          <w:rPr>
            <w:rFonts w:ascii="Times New Roman" w:eastAsia="宋体" w:hAnsi="Times New Roman" w:cs="Times New Roman" w:hint="eastAsia"/>
            <w:sz w:val="24"/>
            <w:szCs w:val="28"/>
          </w:rPr>
          <w:delText>：</w:delText>
        </w:r>
      </w:del>
    </w:p>
    <w:p w14:paraId="5E35C9BD" w14:textId="6469861C" w:rsidR="000062DF" w:rsidRDefault="000062DF" w:rsidP="000062DF">
      <w:pPr>
        <w:spacing w:line="360" w:lineRule="auto"/>
        <w:ind w:firstLineChars="200" w:firstLine="480"/>
        <w:rPr>
          <w:ins w:id="34" w:author="xianrong xie" w:date="2024-07-24T09:57:00Z" w16du:dateUtc="2024-07-24T01:57:00Z"/>
          <w:rFonts w:ascii="Times New Roman" w:eastAsia="宋体" w:hAnsi="Times New Roman" w:cs="Times New Roman"/>
          <w:sz w:val="24"/>
          <w:szCs w:val="28"/>
        </w:rPr>
      </w:pPr>
      <w:ins w:id="35" w:author="xianrong xie" w:date="2024-07-24T09:57:00Z" w16du:dateUtc="2024-07-24T01:57:00Z">
        <w:r>
          <w:rPr>
            <w:rFonts w:ascii="Times New Roman" w:eastAsia="宋体" w:hAnsi="Times New Roman" w:cs="Times New Roman" w:hint="eastAsia"/>
            <w:sz w:val="24"/>
            <w:szCs w:val="28"/>
          </w:rPr>
          <w:t>Windows</w:t>
        </w:r>
      </w:ins>
      <w:ins w:id="36" w:author="xianrong xie" w:date="2024-07-24T09:58:00Z" w16du:dateUtc="2024-07-24T01:58:00Z">
        <w:r>
          <w:rPr>
            <w:rFonts w:ascii="Times New Roman" w:eastAsia="宋体" w:hAnsi="Times New Roman" w:cs="Times New Roman" w:hint="eastAsia"/>
            <w:sz w:val="24"/>
            <w:szCs w:val="28"/>
          </w:rPr>
          <w:t>版本的</w:t>
        </w:r>
      </w:ins>
      <w:ins w:id="37" w:author="xianrong xie" w:date="2024-07-24T09:57:00Z" w16du:dateUtc="2024-07-24T01:57:00Z">
        <w:r>
          <w:rPr>
            <w:rFonts w:ascii="Times New Roman" w:eastAsia="宋体" w:hAnsi="Times New Roman" w:cs="Times New Roman" w:hint="eastAsia"/>
            <w:sz w:val="24"/>
            <w:szCs w:val="28"/>
          </w:rPr>
          <w:t>奶牛快传</w:t>
        </w:r>
      </w:ins>
      <w:ins w:id="38" w:author="xianrong xie" w:date="2024-07-24T09:58:00Z" w16du:dateUtc="2024-07-24T01:58:00Z">
        <w:r>
          <w:rPr>
            <w:rFonts w:ascii="Times New Roman" w:eastAsia="宋体" w:hAnsi="Times New Roman" w:cs="Times New Roman" w:hint="eastAsia"/>
            <w:sz w:val="24"/>
            <w:szCs w:val="28"/>
          </w:rPr>
          <w:t>链接</w:t>
        </w:r>
      </w:ins>
      <w:ins w:id="39" w:author="xianrong xie" w:date="2024-07-24T09:57:00Z" w16du:dateUtc="2024-07-24T01:57:00Z">
        <w:r>
          <w:rPr>
            <w:rFonts w:ascii="Times New Roman" w:eastAsia="宋体" w:hAnsi="Times New Roman" w:cs="Times New Roman" w:hint="eastAsia"/>
            <w:sz w:val="24"/>
            <w:szCs w:val="28"/>
          </w:rPr>
          <w:t>：</w:t>
        </w:r>
      </w:ins>
    </w:p>
    <w:p w14:paraId="61D2E63E" w14:textId="375DAF6D" w:rsidR="000062DF" w:rsidRDefault="000062DF" w:rsidP="000062DF">
      <w:pPr>
        <w:spacing w:line="360" w:lineRule="auto"/>
        <w:ind w:firstLineChars="200" w:firstLine="480"/>
        <w:rPr>
          <w:ins w:id="40" w:author="xianrong xie" w:date="2024-07-24T09:58:00Z" w16du:dateUtc="2024-07-24T01:58:00Z"/>
          <w:rFonts w:ascii="Times New Roman" w:eastAsia="宋体" w:hAnsi="Times New Roman" w:cs="Times New Roman"/>
          <w:sz w:val="24"/>
          <w:szCs w:val="28"/>
        </w:rPr>
      </w:pPr>
      <w:ins w:id="41" w:author="xianrong xie" w:date="2024-07-24T09:57:00Z" w16du:dateUtc="2024-07-24T01:57:00Z">
        <w:r>
          <w:rPr>
            <w:rFonts w:ascii="Times New Roman" w:eastAsia="宋体" w:hAnsi="Times New Roman" w:cs="Times New Roman" w:hint="eastAsia"/>
            <w:sz w:val="24"/>
            <w:szCs w:val="28"/>
          </w:rPr>
          <w:t>MacOS</w:t>
        </w:r>
      </w:ins>
      <w:ins w:id="42" w:author="xianrong xie" w:date="2024-07-24T09:58:00Z" w16du:dateUtc="2024-07-24T01:58:00Z">
        <w:r>
          <w:rPr>
            <w:rFonts w:ascii="Times New Roman" w:eastAsia="宋体" w:hAnsi="Times New Roman" w:cs="Times New Roman" w:hint="eastAsia"/>
            <w:sz w:val="24"/>
            <w:szCs w:val="28"/>
          </w:rPr>
          <w:t>版本的</w:t>
        </w:r>
        <w:r>
          <w:rPr>
            <w:rFonts w:ascii="Times New Roman" w:eastAsia="宋体" w:hAnsi="Times New Roman" w:cs="Times New Roman" w:hint="eastAsia"/>
            <w:sz w:val="24"/>
            <w:szCs w:val="28"/>
          </w:rPr>
          <w:t>奶牛快船</w:t>
        </w:r>
        <w:r>
          <w:rPr>
            <w:rFonts w:ascii="Times New Roman" w:eastAsia="宋体" w:hAnsi="Times New Roman" w:cs="Times New Roman" w:hint="eastAsia"/>
            <w:sz w:val="24"/>
            <w:szCs w:val="28"/>
          </w:rPr>
          <w:t>链接</w:t>
        </w:r>
        <w:r>
          <w:rPr>
            <w:rFonts w:ascii="Times New Roman" w:eastAsia="宋体" w:hAnsi="Times New Roman" w:cs="Times New Roman" w:hint="eastAsia"/>
            <w:sz w:val="24"/>
            <w:szCs w:val="28"/>
          </w:rPr>
          <w:t>：</w:t>
        </w:r>
      </w:ins>
    </w:p>
    <w:p w14:paraId="7102404B" w14:textId="2B720EA3" w:rsidR="000062DF" w:rsidRDefault="000062DF" w:rsidP="000062DF">
      <w:pPr>
        <w:spacing w:line="360" w:lineRule="auto"/>
        <w:ind w:firstLineChars="200" w:firstLine="480"/>
        <w:rPr>
          <w:ins w:id="43" w:author="xianrong xie" w:date="2024-07-24T10:20:00Z" w16du:dateUtc="2024-07-24T02:20:00Z"/>
          <w:rFonts w:ascii="Times New Roman" w:eastAsia="宋体" w:hAnsi="Times New Roman" w:cs="Times New Roman"/>
          <w:sz w:val="24"/>
          <w:szCs w:val="28"/>
        </w:rPr>
      </w:pPr>
      <w:ins w:id="44" w:author="xianrong xie" w:date="2024-07-24T09:58:00Z" w16du:dateUtc="2024-07-24T01:58:00Z">
        <w:r>
          <w:rPr>
            <w:rFonts w:ascii="Times New Roman" w:eastAsia="宋体" w:hAnsi="Times New Roman" w:cs="Times New Roman" w:hint="eastAsia"/>
            <w:sz w:val="24"/>
            <w:szCs w:val="28"/>
          </w:rPr>
          <w:t>Linux</w:t>
        </w:r>
        <w:r>
          <w:rPr>
            <w:rFonts w:ascii="Times New Roman" w:eastAsia="宋体" w:hAnsi="Times New Roman" w:cs="Times New Roman" w:hint="eastAsia"/>
            <w:sz w:val="24"/>
            <w:szCs w:val="28"/>
          </w:rPr>
          <w:t>版本的奶牛快船链接</w:t>
        </w:r>
        <w:r w:rsidR="00C129D1">
          <w:rPr>
            <w:rFonts w:ascii="Times New Roman" w:eastAsia="宋体" w:hAnsi="Times New Roman" w:cs="Times New Roman" w:hint="eastAsia"/>
            <w:sz w:val="24"/>
            <w:szCs w:val="28"/>
          </w:rPr>
          <w:t>：</w:t>
        </w:r>
      </w:ins>
    </w:p>
    <w:p w14:paraId="2E2BB15D" w14:textId="7002C3B9" w:rsidR="009D3EC4" w:rsidRPr="000062DF" w:rsidRDefault="009D3EC4" w:rsidP="000062D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  <w:pPrChange w:id="45" w:author="xianrong xie" w:date="2024-07-24T09:53:00Z" w16du:dateUtc="2024-07-24T01:53:00Z">
          <w:pPr>
            <w:spacing w:line="360" w:lineRule="auto"/>
          </w:pPr>
        </w:pPrChange>
      </w:pPr>
      <w:ins w:id="46" w:author="xianrong xie" w:date="2024-07-24T10:20:00Z" w16du:dateUtc="2024-07-24T02:20:00Z">
        <w:r>
          <w:rPr>
            <w:rFonts w:ascii="Times New Roman" w:eastAsia="宋体" w:hAnsi="Times New Roman" w:cs="Times New Roman" w:hint="eastAsia"/>
            <w:sz w:val="24"/>
            <w:szCs w:val="28"/>
          </w:rPr>
          <w:t>此外，也可以通过</w:t>
        </w:r>
        <w:r>
          <w:rPr>
            <w:rFonts w:ascii="Times New Roman" w:eastAsia="宋体" w:hAnsi="Times New Roman" w:cs="Times New Roman" w:hint="eastAsia"/>
            <w:sz w:val="24"/>
            <w:szCs w:val="28"/>
          </w:rPr>
          <w:t>TBtools-II</w:t>
        </w:r>
        <w:r>
          <w:rPr>
            <w:rFonts w:ascii="Times New Roman" w:eastAsia="宋体" w:hAnsi="Times New Roman" w:cs="Times New Roman" w:hint="eastAsia"/>
            <w:sz w:val="24"/>
            <w:szCs w:val="28"/>
          </w:rPr>
          <w:t>的</w:t>
        </w:r>
        <w:r w:rsidR="00ED1705">
          <w:rPr>
            <w:rFonts w:ascii="Times New Roman" w:eastAsia="宋体" w:hAnsi="Times New Roman" w:cs="Times New Roman" w:hint="eastAsia"/>
            <w:sz w:val="24"/>
            <w:szCs w:val="28"/>
          </w:rPr>
          <w:t>插件</w:t>
        </w:r>
      </w:ins>
      <w:ins w:id="47" w:author="xianrong xie" w:date="2024-07-24T10:22:00Z" w16du:dateUtc="2024-07-24T02:22:00Z">
        <w:r w:rsidR="00ED1705">
          <w:rPr>
            <w:rFonts w:ascii="Times New Roman" w:eastAsia="宋体" w:hAnsi="Times New Roman" w:cs="Times New Roman" w:hint="eastAsia"/>
            <w:sz w:val="24"/>
            <w:szCs w:val="28"/>
          </w:rPr>
          <w:t>（</w:t>
        </w:r>
        <w:r w:rsidR="00ED1705">
          <w:rPr>
            <w:rFonts w:ascii="Times New Roman" w:eastAsia="宋体" w:hAnsi="Times New Roman" w:cs="Times New Roman" w:hint="eastAsia"/>
            <w:sz w:val="24"/>
            <w:szCs w:val="28"/>
          </w:rPr>
          <w:t>Plugin</w:t>
        </w:r>
        <w:r w:rsidR="00ED1705">
          <w:rPr>
            <w:rFonts w:ascii="Times New Roman" w:eastAsia="宋体" w:hAnsi="Times New Roman" w:cs="Times New Roman" w:hint="eastAsia"/>
            <w:sz w:val="24"/>
            <w:szCs w:val="28"/>
          </w:rPr>
          <w:t>）</w:t>
        </w:r>
      </w:ins>
      <w:ins w:id="48" w:author="xianrong xie" w:date="2024-07-24T10:21:00Z" w16du:dateUtc="2024-07-24T02:21:00Z">
        <w:r w:rsidR="00ED1705">
          <w:rPr>
            <w:rFonts w:ascii="Times New Roman" w:eastAsia="宋体" w:hAnsi="Times New Roman" w:cs="Times New Roman" w:hint="eastAsia"/>
            <w:sz w:val="24"/>
            <w:szCs w:val="28"/>
          </w:rPr>
          <w:t>仓库直接使用</w:t>
        </w:r>
        <w:r w:rsidR="00ED1705">
          <w:rPr>
            <w:rFonts w:ascii="Times New Roman" w:eastAsia="宋体" w:hAnsi="Times New Roman" w:cs="Times New Roman" w:hint="eastAsia"/>
            <w:sz w:val="24"/>
            <w:szCs w:val="28"/>
          </w:rPr>
          <w:t>SuperDecode</w:t>
        </w:r>
        <w:r w:rsidR="00ED1705">
          <w:rPr>
            <w:rFonts w:ascii="Times New Roman" w:eastAsia="宋体" w:hAnsi="Times New Roman" w:cs="Times New Roman" w:hint="eastAsia"/>
            <w:sz w:val="24"/>
            <w:szCs w:val="28"/>
          </w:rPr>
          <w:t>。</w:t>
        </w:r>
      </w:ins>
    </w:p>
    <w:p w14:paraId="4471F293" w14:textId="7FB817D0" w:rsidR="00F50E75" w:rsidRDefault="00FA32CB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、软件安装：</w:t>
      </w:r>
    </w:p>
    <w:p w14:paraId="60DAED6F" w14:textId="74675674" w:rsidR="00FA32CB" w:rsidRPr="00F50E75" w:rsidRDefault="00FA32CB" w:rsidP="00331B5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  <w:pPrChange w:id="49" w:author="xianrong xie" w:date="2024-07-24T10:00:00Z" w16du:dateUtc="2024-07-24T02:00:00Z">
          <w:pPr>
            <w:spacing w:line="360" w:lineRule="auto"/>
          </w:pPr>
        </w:pPrChange>
      </w:pPr>
      <w:del w:id="50" w:author="xianrong xie" w:date="2024-07-24T09:58:00Z" w16du:dateUtc="2024-07-24T01:58:00Z">
        <w:r w:rsidDel="00E97D65">
          <w:rPr>
            <w:rFonts w:ascii="Times New Roman" w:eastAsia="宋体" w:hAnsi="Times New Roman" w:cs="Times New Roman" w:hint="eastAsia"/>
            <w:sz w:val="24"/>
            <w:szCs w:val="28"/>
          </w:rPr>
          <w:delText>（待补充）</w:delText>
        </w:r>
      </w:del>
      <w:ins w:id="51" w:author="xianrong xie" w:date="2024-07-24T09:58:00Z" w16du:dateUtc="2024-07-24T01:58:00Z">
        <w:r w:rsidR="00E97D65">
          <w:rPr>
            <w:rFonts w:ascii="Times New Roman" w:eastAsia="宋体" w:hAnsi="Times New Roman" w:cs="Times New Roman" w:hint="eastAsia"/>
            <w:sz w:val="24"/>
            <w:szCs w:val="28"/>
          </w:rPr>
          <w:t>软件为</w:t>
        </w:r>
      </w:ins>
      <w:ins w:id="52" w:author="xianrong xie" w:date="2024-07-24T10:23:00Z" w16du:dateUtc="2024-07-24T02:23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可以</w:t>
        </w:r>
      </w:ins>
      <w:ins w:id="53" w:author="xianrong xie" w:date="2024-07-24T09:59:00Z" w16du:dateUtc="2024-07-24T01:59:00Z">
        <w:r w:rsidR="00E97D65">
          <w:rPr>
            <w:rFonts w:ascii="Times New Roman" w:eastAsia="宋体" w:hAnsi="Times New Roman" w:cs="Times New Roman" w:hint="eastAsia"/>
            <w:sz w:val="24"/>
            <w:szCs w:val="28"/>
          </w:rPr>
          <w:t>直接运行的程序，无需安装。</w:t>
        </w:r>
      </w:ins>
      <w:ins w:id="54" w:author="xianrong xie" w:date="2024-07-24T10:00:00Z" w16du:dateUtc="2024-07-24T02:00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下载后，将软件解压至本地磁盘（注意：</w:t>
        </w:r>
        <w:r w:rsidR="00331B5F" w:rsidRPr="004F1FBF">
          <w:rPr>
            <w:rFonts w:ascii="Times New Roman" w:eastAsia="宋体" w:hAnsi="Times New Roman" w:cs="Times New Roman" w:hint="eastAsia"/>
            <w:b/>
            <w:bCs/>
            <w:sz w:val="24"/>
            <w:szCs w:val="28"/>
            <w:rPrChange w:id="55" w:author="xianrong xie" w:date="2024-07-24T10:23:00Z" w16du:dateUtc="2024-07-24T02:23:00Z">
              <w:rPr>
                <w:rFonts w:ascii="Times New Roman" w:eastAsia="宋体" w:hAnsi="Times New Roman" w:cs="Times New Roman" w:hint="eastAsia"/>
                <w:sz w:val="24"/>
                <w:szCs w:val="28"/>
              </w:rPr>
            </w:rPrChange>
          </w:rPr>
          <w:lastRenderedPageBreak/>
          <w:t>软件包所在路径不包含</w:t>
        </w:r>
      </w:ins>
      <w:ins w:id="56" w:author="xianrong xie" w:date="2024-07-24T10:01:00Z" w16du:dateUtc="2024-07-24T02:01:00Z">
        <w:r w:rsidR="00331B5F" w:rsidRPr="004F1FBF">
          <w:rPr>
            <w:rFonts w:ascii="Times New Roman" w:eastAsia="宋体" w:hAnsi="Times New Roman" w:cs="Times New Roman" w:hint="eastAsia"/>
            <w:b/>
            <w:bCs/>
            <w:sz w:val="24"/>
            <w:szCs w:val="28"/>
            <w:rPrChange w:id="57" w:author="xianrong xie" w:date="2024-07-24T10:23:00Z" w16du:dateUtc="2024-07-24T02:23:00Z">
              <w:rPr>
                <w:rFonts w:ascii="Times New Roman" w:eastAsia="宋体" w:hAnsi="Times New Roman" w:cs="Times New Roman" w:hint="eastAsia"/>
                <w:sz w:val="24"/>
                <w:szCs w:val="28"/>
              </w:rPr>
            </w:rPrChange>
          </w:rPr>
          <w:t>空格</w:t>
        </w:r>
      </w:ins>
      <w:ins w:id="58" w:author="xianrong xie" w:date="2024-07-24T10:00:00Z" w16du:dateUtc="2024-07-24T02:00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）</w:t>
        </w:r>
      </w:ins>
      <w:ins w:id="59" w:author="xianrong xie" w:date="2024-07-24T10:01:00Z" w16du:dateUtc="2024-07-24T02:01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。对于界面版，进入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SuperDecode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文件夹后，直接双击“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SuperDecode.exe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”即</w:t>
        </w:r>
      </w:ins>
      <w:ins w:id="60" w:author="xianrong xie" w:date="2024-07-24T10:23:00Z" w16du:dateUtc="2024-07-24T02:23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可以</w:t>
        </w:r>
      </w:ins>
      <w:ins w:id="61" w:author="xianrong xie" w:date="2024-07-24T10:01:00Z" w16du:dateUtc="2024-07-24T02:01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打开软件。</w:t>
        </w:r>
      </w:ins>
      <w:ins w:id="62" w:author="xianrong xie" w:date="2024-07-24T10:02:00Z" w16du:dateUtc="2024-07-24T02:02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为便于使用，可以将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“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SuperDecode.exe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”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发送快捷方式到桌面。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MacOS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版本</w:t>
        </w:r>
      </w:ins>
      <w:ins w:id="63" w:author="xianrong xie" w:date="2024-07-24T10:24:00Z" w16du:dateUtc="2024-07-24T02:24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在</w:t>
        </w:r>
      </w:ins>
      <w:ins w:id="64" w:author="xianrong xie" w:date="2024-07-24T10:02:00Z" w16du:dateUtc="2024-07-24T02:02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第一次</w:t>
        </w:r>
      </w:ins>
      <w:ins w:id="65" w:author="xianrong xie" w:date="2024-07-24T10:03:00Z" w16du:dateUtc="2024-07-24T02:03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打开</w:t>
        </w:r>
      </w:ins>
      <w:ins w:id="66" w:author="xianrong xie" w:date="2024-07-24T10:24:00Z" w16du:dateUtc="2024-07-24T02:24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时</w:t>
        </w:r>
      </w:ins>
      <w:ins w:id="67" w:author="xianrong xie" w:date="2024-07-24T10:03:00Z" w16du:dateUtc="2024-07-24T02:03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需要加载相关库，时间会长</w:t>
        </w:r>
      </w:ins>
      <w:ins w:id="68" w:author="xianrong xie" w:date="2024-07-24T10:04:00Z" w16du:dateUtc="2024-07-24T02:04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些</w:t>
        </w:r>
      </w:ins>
      <w:ins w:id="69" w:author="xianrong xie" w:date="2024-07-24T10:03:00Z" w16du:dateUtc="2024-07-24T02:03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，后面再</w:t>
        </w:r>
      </w:ins>
      <w:ins w:id="70" w:author="xianrong xie" w:date="2024-07-24T10:24:00Z" w16du:dateUtc="2024-07-24T02:24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次</w:t>
        </w:r>
      </w:ins>
      <w:ins w:id="71" w:author="xianrong xie" w:date="2024-07-24T10:03:00Z" w16du:dateUtc="2024-07-24T02:03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打开</w:t>
        </w:r>
      </w:ins>
      <w:ins w:id="72" w:author="xianrong xie" w:date="2024-07-24T10:04:00Z" w16du:dateUtc="2024-07-24T02:04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就不</w:t>
        </w:r>
      </w:ins>
      <w:ins w:id="73" w:author="xianrong xie" w:date="2024-07-24T10:03:00Z" w16du:dateUtc="2024-07-24T02:03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会</w:t>
        </w:r>
      </w:ins>
      <w:ins w:id="74" w:author="xianrong xie" w:date="2024-07-24T10:04:00Z" w16du:dateUtc="2024-07-24T02:04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了。对于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Linux</w:t>
        </w:r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版本，进入解压后</w:t>
        </w:r>
      </w:ins>
      <w:ins w:id="75" w:author="xianrong xie" w:date="2024-07-24T10:43:00Z" w16du:dateUtc="2024-07-24T02:43:00Z">
        <w:r w:rsidR="00962B9B">
          <w:rPr>
            <w:rFonts w:ascii="Times New Roman" w:eastAsia="宋体" w:hAnsi="Times New Roman" w:cs="Times New Roman" w:hint="eastAsia"/>
            <w:sz w:val="24"/>
            <w:szCs w:val="28"/>
          </w:rPr>
          <w:t>（</w:t>
        </w:r>
      </w:ins>
      <w:ins w:id="76" w:author="xianrong xie" w:date="2024-07-24T10:44:00Z" w16du:dateUtc="2024-07-24T02:44:00Z">
        <w:r w:rsidR="00962B9B">
          <w:rPr>
            <w:rFonts w:ascii="Times New Roman" w:eastAsia="宋体" w:hAnsi="Times New Roman" w:cs="Times New Roman" w:hint="eastAsia"/>
            <w:sz w:val="24"/>
            <w:szCs w:val="28"/>
          </w:rPr>
          <w:t>解码命令：</w:t>
        </w:r>
        <w:r w:rsidR="00962B9B" w:rsidRPr="00F43F41">
          <w:rPr>
            <w:rFonts w:ascii="Times New Roman" w:eastAsia="宋体" w:hAnsi="Times New Roman" w:cs="Times New Roman" w:hint="eastAsia"/>
            <w:sz w:val="24"/>
            <w:szCs w:val="24"/>
          </w:rPr>
          <w:t>tar -zxf superdecode_linux.tar.gz</w:t>
        </w:r>
      </w:ins>
      <w:ins w:id="77" w:author="xianrong xie" w:date="2024-07-24T10:43:00Z" w16du:dateUtc="2024-07-24T02:43:00Z">
        <w:r w:rsidR="00962B9B">
          <w:rPr>
            <w:rFonts w:ascii="Times New Roman" w:eastAsia="宋体" w:hAnsi="Times New Roman" w:cs="Times New Roman" w:hint="eastAsia"/>
            <w:sz w:val="24"/>
            <w:szCs w:val="28"/>
          </w:rPr>
          <w:t>）</w:t>
        </w:r>
      </w:ins>
      <w:ins w:id="78" w:author="xianrong xie" w:date="2024-07-24T10:04:00Z" w16du:dateUtc="2024-07-24T02:04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的文件夹后，</w:t>
        </w:r>
      </w:ins>
      <w:ins w:id="79" w:author="xianrong xie" w:date="2024-07-24T10:24:00Z" w16du:dateUtc="2024-07-24T02:24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通过</w:t>
        </w:r>
      </w:ins>
      <w:ins w:id="80" w:author="xianrong xie" w:date="2024-07-24T10:04:00Z" w16du:dateUtc="2024-07-24T02:04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直接执行相关模块</w:t>
        </w:r>
      </w:ins>
      <w:ins w:id="81" w:author="xianrong xie" w:date="2024-07-24T10:05:00Z" w16du:dateUtc="2024-07-24T02:05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的命令运行各模块</w:t>
        </w:r>
      </w:ins>
      <w:ins w:id="82" w:author="xianrong xie" w:date="2024-07-24T10:24:00Z" w16du:dateUtc="2024-07-24T02:24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（文件夹内提供了参考的脚本和</w:t>
        </w:r>
      </w:ins>
      <w:ins w:id="83" w:author="xianrong xie" w:date="2024-07-24T10:25:00Z" w16du:dateUtc="2024-07-24T02:25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运行</w:t>
        </w:r>
      </w:ins>
      <w:ins w:id="84" w:author="xianrong xie" w:date="2024-07-24T10:24:00Z" w16du:dateUtc="2024-07-24T02:24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测试数据</w:t>
        </w:r>
      </w:ins>
      <w:ins w:id="85" w:author="xianrong xie" w:date="2024-07-24T10:25:00Z" w16du:dateUtc="2024-07-24T02:25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的</w:t>
        </w:r>
      </w:ins>
      <w:ins w:id="86" w:author="xianrong xie" w:date="2024-07-24T10:24:00Z" w16du:dateUtc="2024-07-24T02:24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命令</w:t>
        </w:r>
      </w:ins>
      <w:ins w:id="87" w:author="xianrong xie" w:date="2024-07-24T10:25:00Z" w16du:dateUtc="2024-07-24T02:25:00Z">
        <w:r w:rsidR="006B1BF0">
          <w:rPr>
            <w:rFonts w:ascii="Times New Roman" w:eastAsia="宋体" w:hAnsi="Times New Roman" w:cs="Times New Roman" w:hint="eastAsia"/>
            <w:sz w:val="24"/>
            <w:szCs w:val="28"/>
          </w:rPr>
          <w:t>，用户可以</w:t>
        </w:r>
      </w:ins>
      <w:ins w:id="88" w:author="xianrong xie" w:date="2024-07-24T10:26:00Z" w16du:dateUtc="2024-07-24T02:26:00Z">
        <w:r w:rsidR="006B1BF0">
          <w:rPr>
            <w:rFonts w:ascii="Times New Roman" w:eastAsia="宋体" w:hAnsi="Times New Roman" w:cs="Times New Roman" w:hint="eastAsia"/>
            <w:sz w:val="24"/>
            <w:szCs w:val="28"/>
          </w:rPr>
          <w:t>参考</w:t>
        </w:r>
      </w:ins>
      <w:ins w:id="89" w:author="xianrong xie" w:date="2024-07-24T10:25:00Z" w16du:dateUtc="2024-07-24T02:25:00Z">
        <w:r w:rsidR="006B1BF0">
          <w:rPr>
            <w:rFonts w:ascii="Times New Roman" w:eastAsia="宋体" w:hAnsi="Times New Roman" w:cs="Times New Roman" w:hint="eastAsia"/>
            <w:sz w:val="24"/>
            <w:szCs w:val="28"/>
          </w:rPr>
          <w:t>测试</w:t>
        </w:r>
      </w:ins>
      <w:ins w:id="90" w:author="xianrong xie" w:date="2024-07-24T10:26:00Z" w16du:dateUtc="2024-07-24T02:26:00Z">
        <w:r w:rsidR="006B1BF0">
          <w:rPr>
            <w:rFonts w:ascii="Times New Roman" w:eastAsia="宋体" w:hAnsi="Times New Roman" w:cs="Times New Roman" w:hint="eastAsia"/>
            <w:sz w:val="24"/>
            <w:szCs w:val="28"/>
          </w:rPr>
          <w:t>文件</w:t>
        </w:r>
      </w:ins>
      <w:ins w:id="91" w:author="xianrong xie" w:date="2024-07-24T10:25:00Z" w16du:dateUtc="2024-07-24T02:25:00Z">
        <w:r w:rsidR="006B1BF0">
          <w:rPr>
            <w:rFonts w:ascii="Times New Roman" w:eastAsia="宋体" w:hAnsi="Times New Roman" w:cs="Times New Roman" w:hint="eastAsia"/>
            <w:sz w:val="24"/>
            <w:szCs w:val="28"/>
          </w:rPr>
          <w:t>的格式</w:t>
        </w:r>
      </w:ins>
      <w:ins w:id="92" w:author="xianrong xie" w:date="2024-07-24T10:26:00Z" w16du:dateUtc="2024-07-24T02:26:00Z">
        <w:r w:rsidR="006B1BF0">
          <w:rPr>
            <w:rFonts w:ascii="Times New Roman" w:eastAsia="宋体" w:hAnsi="Times New Roman" w:cs="Times New Roman" w:hint="eastAsia"/>
            <w:sz w:val="24"/>
            <w:szCs w:val="28"/>
          </w:rPr>
          <w:t>建立自己的输入文件</w:t>
        </w:r>
      </w:ins>
      <w:ins w:id="93" w:author="xianrong xie" w:date="2024-07-24T10:24:00Z" w16du:dateUtc="2024-07-24T02:24:00Z">
        <w:r w:rsidR="004F1FBF">
          <w:rPr>
            <w:rFonts w:ascii="Times New Roman" w:eastAsia="宋体" w:hAnsi="Times New Roman" w:cs="Times New Roman" w:hint="eastAsia"/>
            <w:sz w:val="24"/>
            <w:szCs w:val="28"/>
          </w:rPr>
          <w:t>）</w:t>
        </w:r>
      </w:ins>
      <w:ins w:id="94" w:author="xianrong xie" w:date="2024-07-24T10:05:00Z" w16du:dateUtc="2024-07-24T02:05:00Z">
        <w:r w:rsidR="00331B5F">
          <w:rPr>
            <w:rFonts w:ascii="Times New Roman" w:eastAsia="宋体" w:hAnsi="Times New Roman" w:cs="Times New Roman" w:hint="eastAsia"/>
            <w:sz w:val="24"/>
            <w:szCs w:val="28"/>
          </w:rPr>
          <w:t>。</w:t>
        </w:r>
      </w:ins>
    </w:p>
    <w:p w14:paraId="5F46BE07" w14:textId="594AC313" w:rsidR="00F50E75" w:rsidRDefault="00FA32CB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测试数据下载</w:t>
      </w:r>
    </w:p>
    <w:p w14:paraId="1470D7CB" w14:textId="769E97DB" w:rsidR="001D426F" w:rsidRDefault="00113D1A" w:rsidP="001D42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SuperDecode</w:t>
      </w:r>
      <w:r w:rsidR="00C75AC9">
        <w:rPr>
          <w:rFonts w:ascii="Times New Roman" w:eastAsia="宋体" w:hAnsi="Times New Roman" w:cs="Times New Roman" w:hint="eastAsia"/>
          <w:sz w:val="24"/>
          <w:szCs w:val="28"/>
        </w:rPr>
        <w:t>为每个模块提供了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练习</w:t>
      </w:r>
      <w:r w:rsidR="00C75AC9">
        <w:rPr>
          <w:rFonts w:ascii="Times New Roman" w:eastAsia="宋体" w:hAnsi="Times New Roman" w:cs="Times New Roman" w:hint="eastAsia"/>
          <w:sz w:val="24"/>
          <w:szCs w:val="28"/>
        </w:rPr>
        <w:t>测试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C75AC9">
        <w:rPr>
          <w:rFonts w:ascii="Times New Roman" w:eastAsia="宋体" w:hAnsi="Times New Roman" w:cs="Times New Roman" w:hint="eastAsia"/>
          <w:sz w:val="24"/>
          <w:szCs w:val="28"/>
        </w:rPr>
        <w:t>数据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，均保存于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SuperDecode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路径下的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example</w:t>
      </w:r>
      <w:r w:rsidR="00774836">
        <w:rPr>
          <w:rFonts w:ascii="Times New Roman" w:eastAsia="宋体" w:hAnsi="Times New Roman" w:cs="Times New Roman" w:hint="eastAsia"/>
          <w:sz w:val="24"/>
          <w:szCs w:val="28"/>
        </w:rPr>
        <w:t>文件夹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中</w:t>
      </w:r>
      <w:r w:rsidR="00C75AC9">
        <w:rPr>
          <w:rFonts w:ascii="Times New Roman" w:eastAsia="宋体" w:hAnsi="Times New Roman" w:cs="Times New Roman" w:hint="eastAsia"/>
          <w:sz w:val="24"/>
          <w:szCs w:val="28"/>
        </w:rPr>
        <w:t>。为方便用户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练习</w:t>
      </w:r>
      <w:r w:rsidR="00C75AC9">
        <w:rPr>
          <w:rFonts w:ascii="Times New Roman" w:eastAsia="宋体" w:hAnsi="Times New Roman" w:cs="Times New Roman" w:hint="eastAsia"/>
          <w:sz w:val="24"/>
          <w:szCs w:val="28"/>
        </w:rPr>
        <w:t>测试，进入每个模块的主界面后，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可通过</w:t>
      </w:r>
      <w:r w:rsidR="00952909">
        <w:rPr>
          <w:rFonts w:ascii="Times New Roman" w:eastAsia="宋体" w:hAnsi="Times New Roman" w:cs="Times New Roman" w:hint="eastAsia"/>
          <w:sz w:val="24"/>
          <w:szCs w:val="28"/>
        </w:rPr>
        <w:t>菜单栏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Help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”下拉框中的“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Load example files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”加载测试</w:t>
      </w:r>
      <w:r w:rsidR="00C75AC9">
        <w:rPr>
          <w:rFonts w:ascii="Times New Roman" w:eastAsia="宋体" w:hAnsi="Times New Roman" w:cs="Times New Roman" w:hint="eastAsia"/>
          <w:sz w:val="24"/>
          <w:szCs w:val="28"/>
        </w:rPr>
        <w:t>数据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3A47B359" w14:textId="3D3498C1" w:rsidR="00F50E75" w:rsidRPr="00C75AC9" w:rsidRDefault="00237CBF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C75AC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二、</w:t>
      </w:r>
      <w:r w:rsidR="00F50E75" w:rsidRPr="00C75AC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DSDecode</w:t>
      </w:r>
      <w:r w:rsidRPr="00C75AC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MS</w:t>
      </w:r>
      <w:r w:rsidRPr="00C75AC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的扩增</w:t>
      </w:r>
      <w:r w:rsidR="00E17D1B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子</w:t>
      </w:r>
      <w:r w:rsidRPr="00C75AC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样本制备和分析</w:t>
      </w:r>
    </w:p>
    <w:p w14:paraId="1751CE3E" w14:textId="4E413C5F" w:rsidR="00D037E6" w:rsidRDefault="0033773F" w:rsidP="009C33A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DSDecodeMS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通过直接读取靶点扩增子的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ab1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）文件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峰图，分析靶点的突变序列和类型，主要用于</w:t>
      </w:r>
      <w:r w:rsidR="00294364">
        <w:rPr>
          <w:rFonts w:ascii="Times New Roman" w:eastAsia="宋体" w:hAnsi="Times New Roman" w:cs="Times New Roman" w:hint="eastAsia"/>
          <w:sz w:val="24"/>
          <w:szCs w:val="28"/>
        </w:rPr>
        <w:t>少量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二倍体</w:t>
      </w:r>
      <w:r w:rsidR="00294364">
        <w:rPr>
          <w:rFonts w:ascii="Times New Roman" w:eastAsia="宋体" w:hAnsi="Times New Roman" w:cs="Times New Roman" w:hint="eastAsia"/>
          <w:sz w:val="24"/>
          <w:szCs w:val="28"/>
        </w:rPr>
        <w:t>样本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中简单突变类型（纯合、杂合和双等位突变）的检测。</w:t>
      </w:r>
    </w:p>
    <w:p w14:paraId="451BAE8D" w14:textId="5E87274D" w:rsidR="00F50E75" w:rsidRPr="00CB2DEE" w:rsidRDefault="008D62A3" w:rsidP="00CF1489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1</w:t>
      </w:r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3647C1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靶位点的</w:t>
      </w:r>
      <w:r w:rsidR="00F50E75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扩增</w:t>
      </w:r>
    </w:p>
    <w:p w14:paraId="71ED0A79" w14:textId="69B7F0D6" w:rsidR="00154DE6" w:rsidRDefault="000E2FBF" w:rsidP="008D62A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</w:t>
      </w:r>
      <w:r w:rsidR="00047E86" w:rsidRPr="00230746">
        <w:rPr>
          <w:rFonts w:ascii="Times New Roman" w:eastAsia="宋体" w:hAnsi="Times New Roman" w:cs="Times New Roman"/>
          <w:sz w:val="24"/>
          <w:szCs w:val="24"/>
        </w:rPr>
        <w:t>Sanger</w:t>
      </w:r>
      <w:r w:rsidR="00047E86" w:rsidRPr="00230746">
        <w:rPr>
          <w:rFonts w:ascii="Times New Roman" w:eastAsia="宋体" w:hAnsi="Times New Roman" w:cs="Times New Roman"/>
          <w:sz w:val="24"/>
          <w:szCs w:val="24"/>
        </w:rPr>
        <w:t>测序</w:t>
      </w:r>
      <w:r w:rsidR="00294364">
        <w:rPr>
          <w:rFonts w:ascii="Times New Roman" w:eastAsia="宋体" w:hAnsi="Times New Roman" w:cs="Times New Roman" w:hint="eastAsia"/>
          <w:sz w:val="24"/>
          <w:szCs w:val="24"/>
        </w:rPr>
        <w:t>读长限制，目的扩增</w:t>
      </w:r>
      <w:r w:rsidR="00047E86" w:rsidRPr="00230746">
        <w:rPr>
          <w:rFonts w:ascii="Times New Roman" w:eastAsia="宋体" w:hAnsi="Times New Roman" w:cs="Times New Roman"/>
          <w:sz w:val="24"/>
          <w:szCs w:val="24"/>
        </w:rPr>
        <w:t>片段大小</w:t>
      </w:r>
      <w:r w:rsidR="00294364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294364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47E86" w:rsidRPr="00230746">
        <w:rPr>
          <w:rFonts w:ascii="Times New Roman" w:eastAsia="宋体" w:hAnsi="Times New Roman" w:cs="Times New Roman"/>
          <w:sz w:val="24"/>
          <w:szCs w:val="24"/>
        </w:rPr>
        <w:t>00 bp</w:t>
      </w:r>
      <w:r>
        <w:rPr>
          <w:rFonts w:ascii="Times New Roman" w:eastAsia="宋体" w:hAnsi="Times New Roman" w:cs="Times New Roman" w:hint="eastAsia"/>
          <w:sz w:val="24"/>
          <w:szCs w:val="24"/>
        </w:rPr>
        <w:t>以内</w:t>
      </w:r>
      <w:r w:rsidR="00047E86" w:rsidRPr="00230746">
        <w:rPr>
          <w:rFonts w:ascii="Times New Roman" w:eastAsia="宋体" w:hAnsi="Times New Roman" w:cs="Times New Roman"/>
          <w:sz w:val="24"/>
          <w:szCs w:val="24"/>
        </w:rPr>
        <w:t>，</w:t>
      </w:r>
      <w:r w:rsidR="00D634A7" w:rsidRPr="00230746">
        <w:rPr>
          <w:rFonts w:ascii="Times New Roman" w:eastAsia="宋体" w:hAnsi="Times New Roman" w:cs="Times New Roman"/>
          <w:sz w:val="24"/>
          <w:szCs w:val="24"/>
        </w:rPr>
        <w:t>在靶</w:t>
      </w:r>
      <w:r w:rsidR="00ED15A4">
        <w:rPr>
          <w:rFonts w:ascii="Times New Roman" w:eastAsia="宋体" w:hAnsi="Times New Roman" w:cs="Times New Roman" w:hint="eastAsia"/>
          <w:sz w:val="24"/>
          <w:szCs w:val="24"/>
        </w:rPr>
        <w:t>点</w:t>
      </w:r>
      <w:r w:rsidR="00D634A7" w:rsidRPr="00230746">
        <w:rPr>
          <w:rFonts w:ascii="Times New Roman" w:eastAsia="宋体" w:hAnsi="Times New Roman" w:cs="Times New Roman"/>
          <w:sz w:val="24"/>
          <w:szCs w:val="24"/>
        </w:rPr>
        <w:t>前后</w:t>
      </w:r>
      <w:r w:rsidR="00484A65">
        <w:rPr>
          <w:rFonts w:ascii="Times New Roman" w:eastAsia="宋体" w:hAnsi="Times New Roman" w:cs="Times New Roman" w:hint="eastAsia"/>
          <w:sz w:val="24"/>
          <w:szCs w:val="24"/>
        </w:rPr>
        <w:t>大约</w:t>
      </w:r>
      <w:r w:rsidR="00ED15A4">
        <w:rPr>
          <w:rFonts w:ascii="Times New Roman" w:eastAsia="宋体" w:hAnsi="Times New Roman" w:cs="Times New Roman" w:hint="eastAsia"/>
          <w:sz w:val="24"/>
          <w:szCs w:val="24"/>
        </w:rPr>
        <w:t>200</w:t>
      </w:r>
      <w:r w:rsidR="00ED15A4">
        <w:rPr>
          <w:rFonts w:ascii="Times New Roman" w:eastAsia="宋体" w:hAnsi="Times New Roman" w:cs="Times New Roman" w:hint="eastAsia"/>
          <w:sz w:val="24"/>
          <w:szCs w:val="24"/>
        </w:rPr>
        <w:t>～</w:t>
      </w:r>
      <w:r w:rsidR="0079782F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50 bp</w:t>
      </w:r>
      <w:r w:rsidR="00484A65">
        <w:rPr>
          <w:rFonts w:ascii="Times New Roman" w:eastAsia="宋体" w:hAnsi="Times New Roman" w:cs="Times New Roman" w:hint="eastAsia"/>
          <w:sz w:val="24"/>
          <w:szCs w:val="24"/>
        </w:rPr>
        <w:t>的位置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设计特异性扩增引物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T#-F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以及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T#-R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（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长度大约为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~</w:t>
      </w:r>
      <w:r w:rsidR="00ED15A4">
        <w:rPr>
          <w:rFonts w:ascii="Times New Roman" w:eastAsia="宋体" w:hAnsi="Times New Roman" w:cs="Times New Roman" w:hint="eastAsia"/>
          <w:sz w:val="24"/>
          <w:szCs w:val="24"/>
        </w:rPr>
        <w:t>21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 xml:space="preserve"> nt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Tm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值</w:t>
      </w:r>
      <w:r w:rsidR="00C64677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64677">
        <w:rPr>
          <w:rFonts w:ascii="Times New Roman" w:eastAsia="宋体" w:hAnsi="Times New Roman" w:cs="Times New Roman" w:hint="eastAsia"/>
          <w:sz w:val="24"/>
          <w:szCs w:val="24"/>
        </w:rPr>
        <w:t>GC% x 41 + 69.3</w:t>
      </w:r>
      <w:r w:rsidR="00C64677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 xml:space="preserve">- </w:t>
      </w:r>
      <w:r w:rsidR="00C64677">
        <w:rPr>
          <w:rFonts w:ascii="Times New Roman" w:eastAsia="宋体" w:hAnsi="Times New Roman" w:cs="Times New Roman" w:hint="eastAsia"/>
          <w:sz w:val="24"/>
          <w:szCs w:val="24"/>
        </w:rPr>
        <w:t>650/</w:t>
      </w:r>
      <w:r w:rsidR="00905821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905821">
        <w:rPr>
          <w:rFonts w:ascii="Times New Roman" w:eastAsia="宋体" w:hAnsi="Times New Roman" w:cs="Times New Roman" w:hint="eastAsia"/>
          <w:sz w:val="24"/>
          <w:szCs w:val="24"/>
        </w:rPr>
        <w:t>引物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碱基</w:t>
      </w:r>
      <w:r w:rsidR="00905821">
        <w:rPr>
          <w:rFonts w:ascii="Times New Roman" w:eastAsia="宋体" w:hAnsi="Times New Roman" w:cs="Times New Roman" w:hint="eastAsia"/>
          <w:sz w:val="24"/>
          <w:szCs w:val="24"/>
        </w:rPr>
        <w:t>数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℃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~</w:t>
      </w:r>
      <w:r w:rsidR="005A0329">
        <w:rPr>
          <w:rFonts w:ascii="Times New Roman" w:eastAsia="宋体" w:hAnsi="Times New Roman" w:cs="Times New Roman" w:hint="eastAsia"/>
          <w:sz w:val="24"/>
          <w:szCs w:val="24"/>
        </w:rPr>
        <w:t>60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℃</w:t>
      </w:r>
      <w:r w:rsidR="0090582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使用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NCBI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的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blast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工具检测引物</w:t>
      </w:r>
      <w:r w:rsidR="005B13B3">
        <w:rPr>
          <w:rFonts w:ascii="Times New Roman" w:eastAsia="宋体" w:hAnsi="Times New Roman" w:cs="Times New Roman"/>
          <w:sz w:val="24"/>
          <w:szCs w:val="24"/>
        </w:rPr>
        <w:t>在目的参考基因组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是否特异，特别是引物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3</w:t>
      </w:r>
      <w:r w:rsidR="00ED15A4">
        <w:rPr>
          <w:rFonts w:ascii="Times New Roman" w:eastAsia="宋体" w:hAnsi="Times New Roman" w:cs="Times New Roman"/>
          <w:sz w:val="24"/>
          <w:szCs w:val="24"/>
        </w:rPr>
        <w:t>’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端</w:t>
      </w:r>
      <w:r w:rsidR="005A0329">
        <w:rPr>
          <w:rFonts w:ascii="Times New Roman" w:eastAsia="宋体" w:hAnsi="Times New Roman" w:cs="Times New Roman"/>
          <w:sz w:val="24"/>
          <w:szCs w:val="24"/>
        </w:rPr>
        <w:t>的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特异性）</w:t>
      </w:r>
      <w:r w:rsidR="0023074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A20D3">
        <w:rPr>
          <w:rFonts w:ascii="Times New Roman" w:eastAsia="宋体" w:hAnsi="Times New Roman" w:cs="Times New Roman" w:hint="eastAsia"/>
          <w:sz w:val="24"/>
          <w:szCs w:val="24"/>
        </w:rPr>
        <w:t>扩增片段内可以包含</w:t>
      </w:r>
      <w:r w:rsidR="006A20D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A20D3">
        <w:rPr>
          <w:rFonts w:ascii="Times New Roman" w:eastAsia="宋体" w:hAnsi="Times New Roman" w:cs="Times New Roman" w:hint="eastAsia"/>
          <w:sz w:val="24"/>
          <w:szCs w:val="24"/>
        </w:rPr>
        <w:t>个或</w:t>
      </w:r>
      <w:r w:rsidR="006A20D3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6A20D3">
        <w:rPr>
          <w:rFonts w:ascii="Times New Roman" w:eastAsia="宋体" w:hAnsi="Times New Roman" w:cs="Times New Roman" w:hint="eastAsia"/>
          <w:sz w:val="24"/>
          <w:szCs w:val="24"/>
        </w:rPr>
        <w:t>个靶点</w:t>
      </w:r>
      <w:r w:rsidR="008D62A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30746" w:rsidRPr="00230746">
        <w:rPr>
          <w:rFonts w:ascii="Times New Roman" w:eastAsia="宋体" w:hAnsi="Times New Roman" w:cs="Times New Roman"/>
          <w:sz w:val="24"/>
          <w:szCs w:val="24"/>
        </w:rPr>
        <w:t>如果目的</w:t>
      </w:r>
      <w:r w:rsidR="00404DD1">
        <w:rPr>
          <w:rFonts w:ascii="Times New Roman" w:eastAsia="宋体" w:hAnsi="Times New Roman" w:cs="Times New Roman" w:hint="eastAsia"/>
          <w:sz w:val="24"/>
          <w:szCs w:val="24"/>
        </w:rPr>
        <w:t>片段在基因组中存在同源性较高的序列，可以适当延长扩增片段，获得特异的扩增子。推荐的扩增体系如表</w:t>
      </w:r>
      <w:r w:rsidR="00404DD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-1</w:t>
      </w:r>
      <w:r w:rsidR="00404DD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4F37670" w14:textId="11F19819" w:rsidR="004D5D71" w:rsidRDefault="004D5D71" w:rsidP="004D5D7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-1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DSDecodeM</w:t>
      </w:r>
      <w:r w:rsidR="005B13B3"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样本扩增子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反应体系</w:t>
      </w:r>
      <w:r w:rsidR="006A1E77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5B13B3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6A1E77">
        <w:rPr>
          <w:rFonts w:ascii="Times New Roman" w:eastAsia="宋体" w:hAnsi="Times New Roman" w:cs="Times New Roman" w:hint="eastAsia"/>
          <w:sz w:val="24"/>
          <w:szCs w:val="24"/>
        </w:rPr>
        <w:t xml:space="preserve">5 </w:t>
      </w:r>
      <w:r w:rsidR="006A1E77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6A1E77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3524"/>
      </w:tblGrid>
      <w:tr w:rsidR="00154DE6" w:rsidRPr="00837E7E" w14:paraId="7A56A31E" w14:textId="77777777" w:rsidTr="004D5D71">
        <w:trPr>
          <w:trHeight w:val="476"/>
          <w:jc w:val="center"/>
        </w:trPr>
        <w:tc>
          <w:tcPr>
            <w:tcW w:w="3256" w:type="dxa"/>
          </w:tcPr>
          <w:p w14:paraId="46B9369F" w14:textId="5467ECCD" w:rsidR="00154DE6" w:rsidRPr="00837E7E" w:rsidRDefault="00154DE6" w:rsidP="0012416F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</w:t>
            </w:r>
            <w:r w:rsidR="00DD66F4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×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12416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Taq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mix</w:t>
            </w:r>
            <w:r w:rsidR="0012416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</w:t>
            </w:r>
            <w:r w:rsidR="001D7F04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普通</w:t>
            </w:r>
            <w:r w:rsidR="001D7F04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Taq</w:t>
            </w:r>
            <w:r w:rsidR="00F411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24" w:type="dxa"/>
          </w:tcPr>
          <w:p w14:paraId="4A715F02" w14:textId="7932D4D0" w:rsidR="00154DE6" w:rsidRPr="00837E7E" w:rsidRDefault="005B13B3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12.</w:t>
            </w:r>
            <w:r w:rsidR="00154DE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="00154DE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μL</w:t>
            </w:r>
            <w:r w:rsidR="00154DE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</w:tc>
      </w:tr>
      <w:tr w:rsidR="00154DE6" w:rsidRPr="00837E7E" w14:paraId="6137E1FE" w14:textId="77777777" w:rsidTr="004D5D71">
        <w:trPr>
          <w:trHeight w:val="476"/>
          <w:jc w:val="center"/>
        </w:trPr>
        <w:tc>
          <w:tcPr>
            <w:tcW w:w="3256" w:type="dxa"/>
          </w:tcPr>
          <w:p w14:paraId="68BCBC78" w14:textId="25E46477" w:rsidR="00154DE6" w:rsidRPr="00837E7E" w:rsidRDefault="00154DE6" w:rsidP="00E331BF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T#-F</w:t>
            </w:r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10 μM</w:t>
            </w:r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24" w:type="dxa"/>
          </w:tcPr>
          <w:p w14:paraId="2B972A20" w14:textId="70C029D3" w:rsidR="00154DE6" w:rsidRPr="00837E7E" w:rsidRDefault="005B13B3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0.5</w:t>
            </w:r>
            <w:r w:rsidR="00154DE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μL </w:t>
            </w:r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终浓度</w:t>
            </w:r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0.2 </w:t>
            </w:r>
            <w:r w:rsidR="00E331BF" w:rsidRPr="00E331BF">
              <w:rPr>
                <w:rFonts w:ascii="Symbol" w:eastAsia="宋体" w:hAnsi="Symbol" w:cs="Times New Roman"/>
                <w:sz w:val="24"/>
                <w:szCs w:val="24"/>
              </w:rPr>
              <w:t></w:t>
            </w:r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M)</w:t>
            </w:r>
          </w:p>
        </w:tc>
      </w:tr>
      <w:tr w:rsidR="00154DE6" w:rsidRPr="00837E7E" w14:paraId="536BDA1F" w14:textId="77777777" w:rsidTr="004D5D71">
        <w:trPr>
          <w:trHeight w:val="476"/>
          <w:jc w:val="center"/>
        </w:trPr>
        <w:tc>
          <w:tcPr>
            <w:tcW w:w="3256" w:type="dxa"/>
          </w:tcPr>
          <w:p w14:paraId="37E5BB58" w14:textId="664658E6" w:rsidR="00154DE6" w:rsidRPr="00837E7E" w:rsidRDefault="00154DE6" w:rsidP="00E331BF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T#-R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10 μM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3524" w:type="dxa"/>
          </w:tcPr>
          <w:p w14:paraId="0350F24B" w14:textId="1C511219" w:rsidR="00154DE6" w:rsidRPr="00837E7E" w:rsidRDefault="005B13B3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0.5</w:t>
            </w:r>
            <w:r w:rsidR="00154DE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μL </w:t>
            </w:r>
          </w:p>
        </w:tc>
      </w:tr>
      <w:tr w:rsidR="00154DE6" w:rsidRPr="00837E7E" w14:paraId="16BE3F71" w14:textId="77777777" w:rsidTr="004D5D71">
        <w:trPr>
          <w:trHeight w:val="468"/>
          <w:jc w:val="center"/>
        </w:trPr>
        <w:tc>
          <w:tcPr>
            <w:tcW w:w="3256" w:type="dxa"/>
          </w:tcPr>
          <w:p w14:paraId="084E1D6D" w14:textId="69077530" w:rsidR="00154DE6" w:rsidRPr="00837E7E" w:rsidRDefault="00F41116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</w:t>
            </w:r>
            <w:r w:rsidR="00154DE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DNA</w:t>
            </w:r>
          </w:p>
        </w:tc>
        <w:tc>
          <w:tcPr>
            <w:tcW w:w="3524" w:type="dxa"/>
          </w:tcPr>
          <w:p w14:paraId="37CB8BC8" w14:textId="59977A4E" w:rsidR="00154DE6" w:rsidRPr="00837E7E" w:rsidRDefault="00154DE6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20~30 ng</w:t>
            </w:r>
          </w:p>
        </w:tc>
      </w:tr>
      <w:tr w:rsidR="00154DE6" w:rsidRPr="00837E7E" w14:paraId="15B3FFE4" w14:textId="77777777" w:rsidTr="004D5D71">
        <w:trPr>
          <w:trHeight w:val="468"/>
          <w:jc w:val="center"/>
        </w:trPr>
        <w:tc>
          <w:tcPr>
            <w:tcW w:w="3256" w:type="dxa"/>
          </w:tcPr>
          <w:p w14:paraId="6B9BBDEA" w14:textId="77777777" w:rsidR="00154DE6" w:rsidRPr="00837E7E" w:rsidRDefault="00154DE6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3524" w:type="dxa"/>
          </w:tcPr>
          <w:p w14:paraId="50D1A501" w14:textId="7CE2A4D9" w:rsidR="00154DE6" w:rsidRPr="00837E7E" w:rsidRDefault="00154DE6" w:rsidP="00F41116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补足到</w:t>
            </w:r>
            <w:r w:rsidR="00F411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</w:p>
        </w:tc>
      </w:tr>
    </w:tbl>
    <w:p w14:paraId="758E024B" w14:textId="77777777" w:rsidR="00154DE6" w:rsidRDefault="00154DE6" w:rsidP="00154DE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525BCED3" w14:textId="7E2BE95D" w:rsidR="00CA71CD" w:rsidRDefault="00CA71CD" w:rsidP="00404DD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4D5D71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 w:rsidR="004D5D7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D5D71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620615C9" w14:textId="07F3FB20" w:rsidR="004D5D71" w:rsidRDefault="004D5D71" w:rsidP="004D5D71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表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>
        <w:rPr>
          <w:rFonts w:ascii="Times New Roman" w:eastAsia="宋体" w:hAnsi="Times New Roman" w:cs="Times New Roman" w:hint="eastAsia"/>
          <w:sz w:val="24"/>
          <w:szCs w:val="24"/>
        </w:rPr>
        <w:t>2 DSDecodeM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样本扩增子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2447"/>
        <w:gridCol w:w="1805"/>
      </w:tblGrid>
      <w:tr w:rsidR="00CA71CD" w:rsidRPr="009B276C" w14:paraId="6F887FD2" w14:textId="77777777" w:rsidTr="00C82B7C">
        <w:trPr>
          <w:trHeight w:val="440"/>
          <w:jc w:val="center"/>
        </w:trPr>
        <w:tc>
          <w:tcPr>
            <w:tcW w:w="1460" w:type="dxa"/>
            <w:vAlign w:val="center"/>
          </w:tcPr>
          <w:p w14:paraId="5310CE29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预变性</w:t>
            </w:r>
          </w:p>
        </w:tc>
        <w:tc>
          <w:tcPr>
            <w:tcW w:w="2447" w:type="dxa"/>
            <w:vAlign w:val="center"/>
          </w:tcPr>
          <w:p w14:paraId="46C1EC7C" w14:textId="41F4EAA9" w:rsidR="00CA71CD" w:rsidRPr="009B276C" w:rsidRDefault="00CA71CD" w:rsidP="001C7DD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</w:t>
            </w:r>
            <w:r w:rsidR="001C7DD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 w:rsidR="001C7DD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805" w:type="dxa"/>
          </w:tcPr>
          <w:p w14:paraId="189A38FA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CA71CD" w:rsidRPr="009B276C" w14:paraId="3E3DE975" w14:textId="77777777" w:rsidTr="00C82B7C">
        <w:trPr>
          <w:trHeight w:val="440"/>
          <w:jc w:val="center"/>
        </w:trPr>
        <w:tc>
          <w:tcPr>
            <w:tcW w:w="1460" w:type="dxa"/>
            <w:vAlign w:val="center"/>
          </w:tcPr>
          <w:p w14:paraId="629C938C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变性</w:t>
            </w:r>
          </w:p>
        </w:tc>
        <w:tc>
          <w:tcPr>
            <w:tcW w:w="2447" w:type="dxa"/>
            <w:vAlign w:val="center"/>
          </w:tcPr>
          <w:p w14:paraId="2BD5503B" w14:textId="28A1C694" w:rsidR="00CA71CD" w:rsidRPr="009B276C" w:rsidRDefault="00CA71CD" w:rsidP="00C825B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</w:t>
            </w:r>
            <w:r w:rsidR="00C825B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05" w:type="dxa"/>
            <w:vMerge w:val="restart"/>
            <w:vAlign w:val="center"/>
          </w:tcPr>
          <w:p w14:paraId="3173B044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30~32 cycles</w:t>
            </w:r>
          </w:p>
        </w:tc>
      </w:tr>
      <w:tr w:rsidR="00CA71CD" w:rsidRPr="009B276C" w14:paraId="185BF70D" w14:textId="77777777" w:rsidTr="00C82B7C">
        <w:trPr>
          <w:trHeight w:val="431"/>
          <w:jc w:val="center"/>
        </w:trPr>
        <w:tc>
          <w:tcPr>
            <w:tcW w:w="1460" w:type="dxa"/>
            <w:vAlign w:val="center"/>
          </w:tcPr>
          <w:p w14:paraId="683215A7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退火</w:t>
            </w:r>
          </w:p>
        </w:tc>
        <w:tc>
          <w:tcPr>
            <w:tcW w:w="2447" w:type="dxa"/>
            <w:vAlign w:val="center"/>
          </w:tcPr>
          <w:p w14:paraId="647593F0" w14:textId="5C8259DB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58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05" w:type="dxa"/>
            <w:vMerge/>
          </w:tcPr>
          <w:p w14:paraId="0DB94A16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CA71CD" w:rsidRPr="009B276C" w14:paraId="1B00F3F1" w14:textId="77777777" w:rsidTr="00C82B7C">
        <w:trPr>
          <w:trHeight w:val="392"/>
          <w:jc w:val="center"/>
        </w:trPr>
        <w:tc>
          <w:tcPr>
            <w:tcW w:w="1460" w:type="dxa"/>
            <w:vAlign w:val="center"/>
          </w:tcPr>
          <w:p w14:paraId="1B216506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2447" w:type="dxa"/>
            <w:vAlign w:val="center"/>
          </w:tcPr>
          <w:p w14:paraId="6B2D4C9A" w14:textId="47B30426" w:rsidR="00CA71CD" w:rsidRPr="009B276C" w:rsidRDefault="00F41116" w:rsidP="001F1592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65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C6467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S, </w:t>
            </w:r>
            <w:r w:rsidR="001F159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68</w:t>
            </w:r>
            <w:r w:rsidR="001F1592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1F159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10S,</w:t>
            </w:r>
            <w:r w:rsidR="001F1592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CA71CD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72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CA71CD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1F159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0S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CA71CD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 65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C6467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 w:rsidR="00CA71CD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CA71CD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如果目的片段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&gt;</w:t>
            </w:r>
            <w:r w:rsidR="00C82B7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CA71CD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kb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，每</w:t>
            </w:r>
            <w:r w:rsidR="001D7F0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节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温度加</w:t>
            </w:r>
            <w:r w:rsidR="00C82B7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="00CA71CD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  <w:r w:rsidR="00CA71CD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1805" w:type="dxa"/>
            <w:vMerge/>
          </w:tcPr>
          <w:p w14:paraId="43E09D57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CA71CD" w:rsidRPr="009B276C" w14:paraId="194B56AC" w14:textId="77777777" w:rsidTr="00C82B7C">
        <w:trPr>
          <w:trHeight w:val="392"/>
          <w:jc w:val="center"/>
        </w:trPr>
        <w:tc>
          <w:tcPr>
            <w:tcW w:w="1460" w:type="dxa"/>
            <w:vAlign w:val="center"/>
          </w:tcPr>
          <w:p w14:paraId="0E9B1628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终延伸</w:t>
            </w:r>
          </w:p>
        </w:tc>
        <w:tc>
          <w:tcPr>
            <w:tcW w:w="2447" w:type="dxa"/>
            <w:vAlign w:val="center"/>
          </w:tcPr>
          <w:p w14:paraId="6EADB972" w14:textId="1616FB6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805" w:type="dxa"/>
          </w:tcPr>
          <w:p w14:paraId="19B03E1B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4A334198" w14:textId="060DCB81" w:rsidR="00C82B7C" w:rsidRDefault="00C82B7C">
      <w:pPr>
        <w:spacing w:line="360" w:lineRule="auto"/>
        <w:ind w:firstLineChars="200" w:firstLine="480"/>
        <w:jc w:val="center"/>
        <w:rPr>
          <w:ins w:id="95" w:author="xianrong xie" w:date="2024-07-20T16:42:00Z"/>
          <w:rFonts w:ascii="Times New Roman" w:eastAsia="宋体" w:hAnsi="Times New Roman" w:cs="Times New Roman"/>
          <w:sz w:val="24"/>
          <w:szCs w:val="24"/>
        </w:rPr>
        <w:pPrChange w:id="96" w:author="xianrong xie" w:date="2024-07-20T17:03:00Z">
          <w:pPr>
            <w:spacing w:line="360" w:lineRule="auto"/>
            <w:ind w:firstLineChars="200" w:firstLine="480"/>
          </w:pPr>
        </w:pPrChange>
      </w:pPr>
      <w:r>
        <w:rPr>
          <w:rFonts w:ascii="Times New Roman" w:eastAsia="宋体" w:hAnsi="Times New Roman" w:cs="Times New Roman" w:hint="eastAsia"/>
          <w:sz w:val="24"/>
          <w:szCs w:val="24"/>
        </w:rPr>
        <w:t>（注：延伸采用变温方式，以改善不同</w:t>
      </w: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含量分布序列的扩增效率）</w:t>
      </w:r>
    </w:p>
    <w:p w14:paraId="50CF30CE" w14:textId="77777777" w:rsidR="00882C10" w:rsidRPr="00A4450E" w:rsidRDefault="00882C10" w:rsidP="005F2BD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B034B11" w14:textId="2D93E1DC" w:rsidR="00CA71CD" w:rsidRDefault="00CA71CD" w:rsidP="005F2BD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取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3~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4 </w:t>
      </w:r>
      <w:r w:rsidRPr="00837E7E">
        <w:rPr>
          <w:rFonts w:ascii="Times New Roman" w:eastAsia="宋体" w:hAnsi="Times New Roman" w:cs="Times New Roman"/>
          <w:sz w:val="24"/>
          <w:szCs w:val="24"/>
        </w:rPr>
        <w:t>μL</w:t>
      </w:r>
      <w:r>
        <w:rPr>
          <w:rFonts w:ascii="Times New Roman" w:eastAsia="宋体" w:hAnsi="Times New Roman" w:cs="Times New Roman" w:hint="eastAsia"/>
          <w:sz w:val="24"/>
          <w:szCs w:val="24"/>
        </w:rPr>
        <w:t>的扩增产物进行琼脂糖凝胶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1%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电泳检测样本，如果样本浓度较低，可适当增加</w:t>
      </w:r>
      <w:r>
        <w:rPr>
          <w:rFonts w:ascii="Times New Roman" w:eastAsia="宋体" w:hAnsi="Times New Roman" w:cs="Times New Roman" w:hint="eastAsia"/>
          <w:sz w:val="24"/>
          <w:szCs w:val="24"/>
        </w:rPr>
        <w:t>2~3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个循环</w:t>
      </w:r>
      <w:r>
        <w:rPr>
          <w:rFonts w:ascii="Times New Roman" w:eastAsia="宋体" w:hAnsi="Times New Roman" w:cs="Times New Roman" w:hint="eastAsia"/>
          <w:sz w:val="24"/>
          <w:szCs w:val="24"/>
        </w:rPr>
        <w:t>增加产物浓度。</w:t>
      </w:r>
    </w:p>
    <w:p w14:paraId="2009C13B" w14:textId="70696873" w:rsidR="00CA71CD" w:rsidRPr="00230746" w:rsidRDefault="00CA71CD" w:rsidP="00154DE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扩增产物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 xml:space="preserve">~20 </w:t>
      </w:r>
      <w:r w:rsidR="00FC629C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）直接送</w:t>
      </w:r>
      <w:r>
        <w:rPr>
          <w:rFonts w:ascii="Times New Roman" w:eastAsia="宋体" w:hAnsi="Times New Roman" w:cs="Times New Roman" w:hint="eastAsia"/>
          <w:sz w:val="24"/>
          <w:szCs w:val="24"/>
        </w:rPr>
        <w:t>公司进行</w:t>
      </w:r>
      <w:r>
        <w:rPr>
          <w:rFonts w:ascii="Times New Roman" w:eastAsia="宋体" w:hAnsi="Times New Roman" w:cs="Times New Roman" w:hint="eastAsia"/>
          <w:sz w:val="24"/>
          <w:szCs w:val="24"/>
        </w:rPr>
        <w:t>Sanger</w:t>
      </w:r>
      <w:r>
        <w:rPr>
          <w:rFonts w:ascii="Times New Roman" w:eastAsia="宋体" w:hAnsi="Times New Roman" w:cs="Times New Roman" w:hint="eastAsia"/>
          <w:sz w:val="24"/>
          <w:szCs w:val="24"/>
        </w:rPr>
        <w:t>测序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82B7C">
        <w:rPr>
          <w:rFonts w:ascii="Times New Roman" w:eastAsia="宋体" w:hAnsi="Times New Roman" w:cs="Times New Roman" w:hint="eastAsia"/>
          <w:sz w:val="24"/>
          <w:szCs w:val="24"/>
        </w:rPr>
        <w:t>国内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多数</w:t>
      </w:r>
      <w:r w:rsidR="00C82B7C">
        <w:rPr>
          <w:rFonts w:ascii="Times New Roman" w:eastAsia="宋体" w:hAnsi="Times New Roman" w:cs="Times New Roman" w:hint="eastAsia"/>
          <w:sz w:val="24"/>
          <w:szCs w:val="24"/>
        </w:rPr>
        <w:t>公司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Sanger</w:t>
      </w:r>
      <w:r w:rsidR="00C82B7C">
        <w:rPr>
          <w:rFonts w:ascii="Times New Roman" w:eastAsia="宋体" w:hAnsi="Times New Roman" w:cs="Times New Roman" w:hint="eastAsia"/>
          <w:sz w:val="24"/>
          <w:szCs w:val="24"/>
        </w:rPr>
        <w:t>测序包含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产物纯化服务）；</w:t>
      </w:r>
      <w:r>
        <w:rPr>
          <w:rFonts w:ascii="Times New Roman" w:eastAsia="宋体" w:hAnsi="Times New Roman" w:cs="Times New Roman" w:hint="eastAsia"/>
          <w:sz w:val="24"/>
          <w:szCs w:val="24"/>
        </w:rPr>
        <w:t>也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="00C82B7C">
        <w:rPr>
          <w:rFonts w:ascii="Times New Roman" w:eastAsia="宋体" w:hAnsi="Times New Roman" w:cs="Times New Roman" w:hint="eastAsia"/>
          <w:sz w:val="24"/>
          <w:szCs w:val="24"/>
        </w:rPr>
        <w:t>自己</w:t>
      </w:r>
      <w:r w:rsidR="00C82B7C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以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琼脂糖凝胶电泳，切胶回收目的片段</w:t>
      </w:r>
      <w:r w:rsidR="00627E8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，然后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使用凝胶回收试剂盒纯化回收产物，将回收产物送公司进行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Sanger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测序。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为获得高质量的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Sanger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测序峰图，推荐在靶点上游或下游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150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～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300 bp</w:t>
      </w:r>
      <w:r w:rsidR="00FC629C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处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设计内部引物进行测序</w:t>
      </w:r>
      <w:r w:rsidR="00341F5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，不建议使用</w:t>
      </w:r>
      <w:r w:rsidR="00FC629C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PCR</w:t>
      </w:r>
      <w:r w:rsidR="00341F5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扩增</w:t>
      </w:r>
      <w:r w:rsidR="00FC629C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用过的</w:t>
      </w:r>
      <w:r w:rsidR="00341F5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引物测序。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如果扩增片段内包含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2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个靶点，在靶点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的上游和靶点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2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的下游分别设计测序引物进行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Sanger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测序。</w:t>
      </w:r>
    </w:p>
    <w:p w14:paraId="416E755E" w14:textId="005ADF1B" w:rsidR="00A35E05" w:rsidRPr="00CB2DEE" w:rsidRDefault="008D62A3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2</w:t>
      </w:r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3647C1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使用</w:t>
      </w:r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DSDecodeMS</w:t>
      </w:r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对</w:t>
      </w:r>
      <w:r w:rsidR="00F50E75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Sanger</w:t>
      </w:r>
      <w:r w:rsidR="00F50E75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测序</w:t>
      </w:r>
      <w:r w:rsidR="003647C1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峰图解码</w:t>
      </w:r>
    </w:p>
    <w:p w14:paraId="56527C22" w14:textId="013D82B2" w:rsidR="00F50E75" w:rsidRDefault="00FC629C" w:rsidP="0025602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r>
        <w:rPr>
          <w:rFonts w:ascii="Times New Roman" w:eastAsia="宋体" w:hAnsi="Times New Roman" w:cs="Times New Roman" w:hint="eastAsia"/>
          <w:sz w:val="24"/>
          <w:szCs w:val="28"/>
        </w:rPr>
        <w:t>SuperDecode</w:t>
      </w:r>
      <w:r>
        <w:rPr>
          <w:rFonts w:ascii="Times New Roman" w:eastAsia="宋体" w:hAnsi="Times New Roman" w:cs="Times New Roman" w:hint="eastAsia"/>
          <w:sz w:val="24"/>
          <w:szCs w:val="28"/>
        </w:rPr>
        <w:t>中的</w:t>
      </w:r>
      <w:r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056768">
        <w:rPr>
          <w:rFonts w:ascii="Times New Roman" w:eastAsia="宋体" w:hAnsi="Times New Roman" w:cs="Times New Roman" w:hint="eastAsia"/>
          <w:sz w:val="24"/>
          <w:szCs w:val="28"/>
        </w:rPr>
        <w:t>S</w:t>
      </w:r>
      <w:r>
        <w:rPr>
          <w:rFonts w:ascii="Times New Roman" w:eastAsia="宋体" w:hAnsi="Times New Roman" w:cs="Times New Roman" w:hint="eastAsia"/>
          <w:sz w:val="24"/>
          <w:szCs w:val="28"/>
        </w:rPr>
        <w:t>模块</w:t>
      </w:r>
      <w:r w:rsidR="00056768">
        <w:rPr>
          <w:rFonts w:ascii="Times New Roman" w:eastAsia="宋体" w:hAnsi="Times New Roman" w:cs="Times New Roman" w:hint="eastAsia"/>
          <w:sz w:val="24"/>
          <w:szCs w:val="28"/>
        </w:rPr>
        <w:t>对</w:t>
      </w:r>
      <w:r w:rsidR="00A35E05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907BDE">
        <w:rPr>
          <w:rFonts w:ascii="Times New Roman" w:eastAsia="宋体" w:hAnsi="Times New Roman" w:cs="Times New Roman" w:hint="eastAsia"/>
          <w:sz w:val="24"/>
          <w:szCs w:val="28"/>
        </w:rPr>
        <w:t>获得</w:t>
      </w:r>
      <w:r w:rsidR="00A35E05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A35E05">
        <w:rPr>
          <w:rFonts w:ascii="Times New Roman" w:eastAsia="宋体" w:hAnsi="Times New Roman" w:cs="Times New Roman" w:hint="eastAsia"/>
          <w:sz w:val="24"/>
          <w:szCs w:val="28"/>
        </w:rPr>
        <w:t>ab1</w:t>
      </w:r>
      <w:r w:rsidR="00A35E05">
        <w:rPr>
          <w:rFonts w:ascii="Times New Roman" w:eastAsia="宋体" w:hAnsi="Times New Roman" w:cs="Times New Roman" w:hint="eastAsia"/>
          <w:sz w:val="24"/>
          <w:szCs w:val="28"/>
        </w:rPr>
        <w:t>文件进行</w:t>
      </w:r>
      <w:r w:rsidR="00907BDE">
        <w:rPr>
          <w:rFonts w:ascii="Times New Roman" w:eastAsia="宋体" w:hAnsi="Times New Roman" w:cs="Times New Roman" w:hint="eastAsia"/>
          <w:sz w:val="24"/>
          <w:szCs w:val="28"/>
        </w:rPr>
        <w:t>突变</w:t>
      </w:r>
      <w:r w:rsidR="00A35E05">
        <w:rPr>
          <w:rFonts w:ascii="Times New Roman" w:eastAsia="宋体" w:hAnsi="Times New Roman" w:cs="Times New Roman" w:hint="eastAsia"/>
          <w:sz w:val="24"/>
          <w:szCs w:val="28"/>
        </w:rPr>
        <w:t>检测。</w:t>
      </w:r>
    </w:p>
    <w:p w14:paraId="6A964691" w14:textId="6810CB58" w:rsidR="00F50E75" w:rsidRDefault="00F50E75" w:rsidP="00080035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080035">
        <w:rPr>
          <w:rFonts w:ascii="Times New Roman" w:eastAsia="宋体" w:hAnsi="Times New Roman" w:cs="Times New Roman" w:hint="eastAsia"/>
          <w:sz w:val="24"/>
          <w:szCs w:val="28"/>
        </w:rPr>
        <w:t>软件主界面介绍</w:t>
      </w:r>
    </w:p>
    <w:p w14:paraId="21DB9F61" w14:textId="7705DFE7" w:rsidR="00FF3AFF" w:rsidRDefault="00FF3AFF" w:rsidP="00FF3AF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S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的主</w:t>
      </w:r>
      <w:r>
        <w:rPr>
          <w:rFonts w:ascii="Times New Roman" w:eastAsia="宋体" w:hAnsi="Times New Roman" w:cs="Times New Roman" w:hint="eastAsia"/>
          <w:sz w:val="24"/>
          <w:szCs w:val="28"/>
        </w:rPr>
        <w:t>界面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主要包括：</w:t>
      </w:r>
      <w:r>
        <w:rPr>
          <w:rFonts w:ascii="Times New Roman" w:eastAsia="宋体" w:hAnsi="Times New Roman" w:cs="Times New Roman" w:hint="eastAsia"/>
          <w:sz w:val="24"/>
          <w:szCs w:val="28"/>
        </w:rPr>
        <w:t>参数设置、</w:t>
      </w:r>
      <w:r w:rsidR="00056768">
        <w:rPr>
          <w:rFonts w:ascii="Times New Roman" w:eastAsia="宋体" w:hAnsi="Times New Roman" w:cs="Times New Roman" w:hint="eastAsia"/>
          <w:sz w:val="24"/>
          <w:szCs w:val="28"/>
        </w:rPr>
        <w:t>参考</w:t>
      </w:r>
      <w:r>
        <w:rPr>
          <w:rFonts w:ascii="Times New Roman" w:eastAsia="宋体" w:hAnsi="Times New Roman" w:cs="Times New Roman" w:hint="eastAsia"/>
          <w:sz w:val="24"/>
          <w:szCs w:val="28"/>
        </w:rPr>
        <w:t>序列输入、测序文件输入、峰图查看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和</w:t>
      </w:r>
      <w:r>
        <w:rPr>
          <w:rFonts w:ascii="Times New Roman" w:eastAsia="宋体" w:hAnsi="Times New Roman" w:cs="Times New Roman" w:hint="eastAsia"/>
          <w:sz w:val="24"/>
          <w:szCs w:val="28"/>
        </w:rPr>
        <w:t>解码结果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查看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模块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8"/>
        </w:rPr>
        <w:t>。其中，参数设置模块主要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包括</w:t>
      </w:r>
      <w:bookmarkStart w:id="97" w:name="OLE_LINK2"/>
      <w:r w:rsidR="00EF336E">
        <w:rPr>
          <w:rFonts w:ascii="Times New Roman" w:eastAsia="宋体" w:hAnsi="Times New Roman" w:cs="Times New Roman" w:hint="eastAsia"/>
          <w:sz w:val="24"/>
          <w:szCs w:val="28"/>
        </w:rPr>
        <w:t>菜单栏、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打开、退出、窗口设置、截图工具、任务运行、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测序荧光信号阈值</w:t>
      </w:r>
      <w:bookmarkEnd w:id="97"/>
      <w:r w:rsidR="001B39D7">
        <w:rPr>
          <w:rFonts w:ascii="Times New Roman" w:eastAsia="宋体" w:hAnsi="Times New Roman" w:cs="Times New Roman" w:hint="eastAsia"/>
          <w:sz w:val="24"/>
          <w:szCs w:val="28"/>
        </w:rPr>
        <w:t>的设置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序列反向互补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碱基窗口等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；序列输入模块用于输入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目标序列的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野生型参考序列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靶</w:t>
      </w:r>
      <w:r w:rsidR="00056768">
        <w:rPr>
          <w:rFonts w:ascii="Times New Roman" w:eastAsia="宋体" w:hAnsi="Times New Roman" w:cs="Times New Roman" w:hint="eastAsia"/>
          <w:sz w:val="24"/>
          <w:szCs w:val="28"/>
        </w:rPr>
        <w:t>位点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ab</w:t>
      </w:r>
      <w:r w:rsidR="00056768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测序文件输入；峰图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查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看模块用于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实时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显示</w:t>
      </w:r>
      <w:r w:rsidR="0048237F">
        <w:rPr>
          <w:rFonts w:ascii="Times New Roman" w:eastAsia="宋体" w:hAnsi="Times New Roman" w:cs="Times New Roman" w:hint="eastAsia"/>
          <w:sz w:val="24"/>
          <w:szCs w:val="28"/>
        </w:rPr>
        <w:t>所选阿布文件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峰图，便于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检查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峰图的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质量；解码结果查看模块用于显示解码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结果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7BEEEEAD" w14:textId="77777777" w:rsidR="00FF3AFF" w:rsidRPr="00FF3AFF" w:rsidRDefault="00FF3AFF" w:rsidP="009970E7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8"/>
        </w:rPr>
      </w:pPr>
    </w:p>
    <w:p w14:paraId="54995101" w14:textId="04DB0108" w:rsidR="00080035" w:rsidRDefault="00484A65" w:rsidP="00484A6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1D9522B" wp14:editId="2B1A4644">
            <wp:extent cx="4800600" cy="3161625"/>
            <wp:effectExtent l="0" t="0" r="0" b="1270"/>
            <wp:docPr id="3069482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37" cy="3167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CB027" w14:textId="1F6DB377" w:rsidR="00A35E05" w:rsidRDefault="00A35E05" w:rsidP="00484A6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>
        <w:rPr>
          <w:rFonts w:ascii="Times New Roman" w:eastAsia="宋体" w:hAnsi="Times New Roman" w:cs="Times New Roman" w:hint="eastAsia"/>
          <w:sz w:val="24"/>
          <w:szCs w:val="28"/>
        </w:rPr>
        <w:t>1 DSDecodeM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S</w:t>
      </w:r>
      <w:r>
        <w:rPr>
          <w:rFonts w:ascii="Times New Roman" w:eastAsia="宋体" w:hAnsi="Times New Roman" w:cs="Times New Roman" w:hint="eastAsia"/>
          <w:sz w:val="24"/>
          <w:szCs w:val="28"/>
        </w:rPr>
        <w:t>主界面</w:t>
      </w:r>
    </w:p>
    <w:p w14:paraId="510FEFFD" w14:textId="77777777" w:rsidR="00E82344" w:rsidRPr="00080035" w:rsidRDefault="00E82344" w:rsidP="00E8234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1982B1E5" w14:textId="39B303D7" w:rsidR="00F50E75" w:rsidRDefault="00F50E75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利用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DSDecodeMS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进行解码的</w:t>
      </w:r>
      <w:r>
        <w:rPr>
          <w:rFonts w:ascii="Times New Roman" w:eastAsia="宋体" w:hAnsi="Times New Roman" w:cs="Times New Roman" w:hint="eastAsia"/>
          <w:sz w:val="24"/>
          <w:szCs w:val="28"/>
        </w:rPr>
        <w:t>操作</w:t>
      </w:r>
    </w:p>
    <w:p w14:paraId="7998F848" w14:textId="0D228B4C" w:rsidR="00835690" w:rsidRDefault="00835690" w:rsidP="00D50D8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S</w:t>
      </w:r>
      <w:r>
        <w:rPr>
          <w:rFonts w:ascii="Times New Roman" w:eastAsia="宋体" w:hAnsi="Times New Roman" w:cs="Times New Roman" w:hint="eastAsia"/>
          <w:sz w:val="24"/>
          <w:szCs w:val="28"/>
        </w:rPr>
        <w:t>的使用主要分为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步，分别为参考序列以及测序文件的输参数设置以及解码运行，即可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实现</w:t>
      </w:r>
      <w:r>
        <w:rPr>
          <w:rFonts w:ascii="Times New Roman" w:eastAsia="宋体" w:hAnsi="Times New Roman" w:cs="Times New Roman" w:hint="eastAsia"/>
          <w:sz w:val="24"/>
          <w:szCs w:val="28"/>
        </w:rPr>
        <w:t>快速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检测样本突变类型</w:t>
      </w:r>
      <w:r w:rsidR="009B1143">
        <w:rPr>
          <w:rFonts w:ascii="Times New Roman" w:eastAsia="宋体" w:hAnsi="Times New Roman" w:cs="Times New Roman" w:hint="eastAsia"/>
          <w:sz w:val="24"/>
          <w:szCs w:val="28"/>
        </w:rPr>
        <w:t>，其详细操作步骤如下：</w:t>
      </w:r>
    </w:p>
    <w:p w14:paraId="043F36EB" w14:textId="6F0D672C" w:rsidR="009B1143" w:rsidRDefault="009B1143" w:rsidP="00D50D8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）在序列输入模块</w:t>
      </w:r>
      <w:r w:rsidR="00456D36">
        <w:rPr>
          <w:rFonts w:ascii="Times New Roman" w:eastAsia="宋体" w:hAnsi="Times New Roman" w:cs="Times New Roman" w:hint="eastAsia"/>
          <w:sz w:val="24"/>
          <w:szCs w:val="28"/>
        </w:rPr>
        <w:t>框</w:t>
      </w:r>
      <w:r>
        <w:rPr>
          <w:rFonts w:ascii="Times New Roman" w:eastAsia="宋体" w:hAnsi="Times New Roman" w:cs="Times New Roman" w:hint="eastAsia"/>
          <w:sz w:val="24"/>
          <w:szCs w:val="28"/>
        </w:rPr>
        <w:t>中</w:t>
      </w:r>
      <w:r w:rsidR="0048237F">
        <w:rPr>
          <w:rFonts w:ascii="Times New Roman" w:eastAsia="宋体" w:hAnsi="Times New Roman" w:cs="Times New Roman" w:hint="eastAsia"/>
          <w:sz w:val="24"/>
          <w:szCs w:val="28"/>
        </w:rPr>
        <w:t>粘贴</w:t>
      </w:r>
      <w:r>
        <w:rPr>
          <w:rFonts w:ascii="Times New Roman" w:eastAsia="宋体" w:hAnsi="Times New Roman" w:cs="Times New Roman" w:hint="eastAsia"/>
          <w:sz w:val="24"/>
          <w:szCs w:val="28"/>
        </w:rPr>
        <w:t>输入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扩增片段对应</w:t>
      </w:r>
      <w:r>
        <w:rPr>
          <w:rFonts w:ascii="Times New Roman" w:eastAsia="宋体" w:hAnsi="Times New Roman" w:cs="Times New Roman" w:hint="eastAsia"/>
          <w:sz w:val="24"/>
          <w:szCs w:val="28"/>
        </w:rPr>
        <w:t>的野生型参考序列，即</w:t>
      </w:r>
      <w:r>
        <w:rPr>
          <w:rFonts w:ascii="Times New Roman" w:eastAsia="宋体" w:hAnsi="Times New Roman" w:cs="Times New Roman" w:hint="eastAsia"/>
          <w:sz w:val="24"/>
          <w:szCs w:val="28"/>
        </w:rPr>
        <w:t>T#-F</w:t>
      </w:r>
      <w:r>
        <w:rPr>
          <w:rFonts w:ascii="Times New Roman" w:eastAsia="宋体" w:hAnsi="Times New Roman" w:cs="Times New Roman" w:hint="eastAsia"/>
          <w:sz w:val="24"/>
          <w:szCs w:val="28"/>
        </w:rPr>
        <w:t>引物到</w:t>
      </w:r>
      <w:r>
        <w:rPr>
          <w:rFonts w:ascii="Times New Roman" w:eastAsia="宋体" w:hAnsi="Times New Roman" w:cs="Times New Roman" w:hint="eastAsia"/>
          <w:sz w:val="24"/>
          <w:szCs w:val="28"/>
        </w:rPr>
        <w:t>T#-R</w:t>
      </w:r>
      <w:r>
        <w:rPr>
          <w:rFonts w:ascii="Times New Roman" w:eastAsia="宋体" w:hAnsi="Times New Roman" w:cs="Times New Roman" w:hint="eastAsia"/>
          <w:sz w:val="24"/>
          <w:szCs w:val="28"/>
        </w:rPr>
        <w:t>引物之间的序列，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输入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类型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为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普通文本或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Fasta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格式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的序列</w:t>
      </w:r>
      <w:r w:rsidR="006C14FC">
        <w:rPr>
          <w:rFonts w:ascii="Times New Roman" w:eastAsia="宋体" w:hAnsi="Times New Roman" w:cs="Times New Roman" w:hint="eastAsia"/>
          <w:sz w:val="24"/>
          <w:szCs w:val="28"/>
        </w:rPr>
        <w:t>（与测序链方向相同或反向互补）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然后，可选地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输入靶点序列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（包含或者不包含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PAM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均可以）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，用于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程序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快速定位靶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点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附近的突变</w:t>
      </w:r>
      <w:r w:rsidR="007E71A3">
        <w:rPr>
          <w:rFonts w:ascii="Times New Roman" w:eastAsia="宋体" w:hAnsi="Times New Roman" w:cs="Times New Roman" w:hint="eastAsia"/>
          <w:sz w:val="24"/>
          <w:szCs w:val="28"/>
        </w:rPr>
        <w:t>；一般情况下（测序质量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好</w:t>
      </w:r>
      <w:r w:rsidR="007E71A3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7C3A46">
        <w:rPr>
          <w:rFonts w:ascii="Times New Roman" w:eastAsia="宋体" w:hAnsi="Times New Roman" w:cs="Times New Roman" w:hint="eastAsia"/>
          <w:sz w:val="24"/>
          <w:szCs w:val="28"/>
        </w:rPr>
        <w:t>可以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不用输入</w:t>
      </w:r>
      <w:r w:rsidR="007E71A3">
        <w:rPr>
          <w:rFonts w:ascii="Times New Roman" w:eastAsia="宋体" w:hAnsi="Times New Roman" w:cs="Times New Roman" w:hint="eastAsia"/>
          <w:sz w:val="24"/>
          <w:szCs w:val="28"/>
        </w:rPr>
        <w:t>靶点序列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。点击“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Open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AE55EC">
        <w:rPr>
          <w:rFonts w:ascii="Times New Roman" w:eastAsia="宋体" w:hAnsi="Times New Roman" w:cs="Times New Roman" w:hint="eastAsia"/>
          <w:sz w:val="24"/>
          <w:szCs w:val="28"/>
        </w:rPr>
        <w:t>按钮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7E71A3">
        <w:rPr>
          <w:rFonts w:ascii="Times New Roman" w:eastAsia="宋体" w:hAnsi="Times New Roman" w:cs="Times New Roman" w:hint="eastAsia"/>
          <w:sz w:val="24"/>
          <w:szCs w:val="28"/>
        </w:rPr>
        <w:t>从文件夹选择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输入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ab1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，可以一批</w:t>
      </w:r>
      <w:r w:rsidR="00FF3999">
        <w:rPr>
          <w:rFonts w:ascii="Times New Roman" w:eastAsia="宋体" w:hAnsi="Times New Roman" w:cs="Times New Roman" w:hint="eastAsia"/>
          <w:sz w:val="24"/>
          <w:szCs w:val="28"/>
        </w:rPr>
        <w:t>输入不限数目的对应同一个</w:t>
      </w:r>
      <w:r w:rsidR="00FF3999" w:rsidRPr="00FF3999">
        <w:rPr>
          <w:rFonts w:ascii="Times New Roman" w:eastAsia="宋体" w:hAnsi="Times New Roman" w:cs="Times New Roman" w:hint="eastAsia"/>
          <w:sz w:val="24"/>
          <w:szCs w:val="28"/>
        </w:rPr>
        <w:t>参考序列相同靶点的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多个</w:t>
      </w:r>
      <w:r w:rsidR="00FF3999">
        <w:rPr>
          <w:rFonts w:ascii="Times New Roman" w:eastAsia="宋体" w:hAnsi="Times New Roman" w:cs="Times New Roman" w:hint="eastAsia"/>
          <w:sz w:val="24"/>
          <w:szCs w:val="28"/>
        </w:rPr>
        <w:t>ab1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。通过双击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各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测序文件名，可以在右侧查看峰图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；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建议在启动分析任务前逐个检查峰图质量。</w:t>
      </w:r>
    </w:p>
    <w:p w14:paraId="5F5AB0E8" w14:textId="39DF9ED9" w:rsidR="00FF3AFF" w:rsidRDefault="00FF3AFF" w:rsidP="00B3214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一般情况下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，用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软件预设的参数设置可以产生正确的分析结果，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不需要做参数设置调整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如果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某些质量稍差的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不能产生正确的结果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，可</w:t>
      </w:r>
      <w:r>
        <w:rPr>
          <w:rFonts w:ascii="Times New Roman" w:eastAsia="宋体" w:hAnsi="Times New Roman" w:cs="Times New Roman" w:hint="eastAsia"/>
          <w:sz w:val="24"/>
          <w:szCs w:val="28"/>
        </w:rPr>
        <w:t>在参数设置模块中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调整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测序荧光信号阈值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（默认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值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0.25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还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可以通过菜单栏的“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Set</w:t>
      </w:r>
      <w:r w:rsidR="00A75524">
        <w:rPr>
          <w:rFonts w:ascii="Times New Roman" w:eastAsia="宋体" w:hAnsi="Times New Roman" w:cs="Times New Roman"/>
          <w:sz w:val="24"/>
          <w:szCs w:val="28"/>
        </w:rPr>
        <w:t>ting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”设置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锚定序列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AS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、简并序列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DS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和信号阈值</w:t>
      </w:r>
      <w:r w:rsidR="006C14FC">
        <w:rPr>
          <w:rFonts w:ascii="Times New Roman" w:eastAsia="宋体" w:hAnsi="Times New Roman" w:cs="Times New Roman" w:hint="eastAsia"/>
          <w:sz w:val="24"/>
          <w:szCs w:val="28"/>
        </w:rPr>
        <w:t>后，再启动分析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21707E0" w14:textId="07B240EF" w:rsidR="00FF3AFF" w:rsidRDefault="00FF3AFF" w:rsidP="00D50D8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iii</w:t>
      </w:r>
      <w:r>
        <w:rPr>
          <w:rFonts w:ascii="Times New Roman" w:eastAsia="宋体" w:hAnsi="Times New Roman" w:cs="Times New Roman" w:hint="eastAsia"/>
          <w:sz w:val="24"/>
          <w:szCs w:val="28"/>
        </w:rPr>
        <w:t>）点击“</w:t>
      </w:r>
      <w:r>
        <w:rPr>
          <w:rFonts w:ascii="Times New Roman" w:eastAsia="宋体" w:hAnsi="Times New Roman" w:cs="Times New Roman" w:hint="eastAsia"/>
          <w:sz w:val="24"/>
          <w:szCs w:val="28"/>
        </w:rPr>
        <w:t>Run decode</w:t>
      </w:r>
      <w:r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AE55EC">
        <w:rPr>
          <w:rFonts w:ascii="Times New Roman" w:eastAsia="宋体" w:hAnsi="Times New Roman" w:cs="Times New Roman" w:hint="eastAsia"/>
          <w:sz w:val="24"/>
          <w:szCs w:val="28"/>
        </w:rPr>
        <w:t>按钮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启动</w:t>
      </w:r>
      <w:r>
        <w:rPr>
          <w:rFonts w:ascii="Times New Roman" w:eastAsia="宋体" w:hAnsi="Times New Roman" w:cs="Times New Roman" w:hint="eastAsia"/>
          <w:sz w:val="24"/>
          <w:szCs w:val="28"/>
        </w:rPr>
        <w:t>突变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分析任务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321E15F3" w14:textId="45978027" w:rsidR="00E82344" w:rsidRDefault="006A45BE" w:rsidP="00E8234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程序运行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结束后，每个样本的突变序列和类型显示在底部的解码结果模块中。可以通过</w:t>
      </w:r>
      <w:r>
        <w:rPr>
          <w:rFonts w:ascii="Times New Roman" w:eastAsia="宋体" w:hAnsi="Times New Roman" w:cs="Times New Roman" w:hint="eastAsia"/>
          <w:sz w:val="24"/>
          <w:szCs w:val="28"/>
        </w:rPr>
        <w:t>鼠标选择相应结果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后，复制到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Word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或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PPT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中；也可以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点击菜单栏“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Run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”下拉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lastRenderedPageBreak/>
        <w:t>框中的“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Save results to a txt file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”</w:t>
      </w:r>
      <w:ins w:id="98" w:author="xianrong xie" w:date="2024-07-20T16:45:00Z">
        <w:r w:rsidR="00882C10">
          <w:rPr>
            <w:rFonts w:ascii="Times New Roman" w:eastAsia="宋体" w:hAnsi="Times New Roman" w:cs="Times New Roman" w:hint="eastAsia"/>
            <w:sz w:val="24"/>
            <w:szCs w:val="28"/>
          </w:rPr>
          <w:t>或结果查看栏的右上角“</w:t>
        </w:r>
        <w:r w:rsidR="00882C10">
          <w:rPr>
            <w:rFonts w:ascii="Times New Roman" w:eastAsia="宋体" w:hAnsi="Times New Roman" w:cs="Times New Roman" w:hint="eastAsia"/>
            <w:sz w:val="24"/>
            <w:szCs w:val="28"/>
          </w:rPr>
          <w:t>Save</w:t>
        </w:r>
        <w:r w:rsidR="00882C10">
          <w:rPr>
            <w:rFonts w:ascii="Times New Roman" w:eastAsia="宋体" w:hAnsi="Times New Roman" w:cs="Times New Roman" w:hint="eastAsia"/>
            <w:sz w:val="24"/>
            <w:szCs w:val="28"/>
          </w:rPr>
          <w:t>”按钮</w:t>
        </w:r>
      </w:ins>
      <w:r w:rsidR="00E82344">
        <w:rPr>
          <w:rFonts w:ascii="Times New Roman" w:eastAsia="宋体" w:hAnsi="Times New Roman" w:cs="Times New Roman" w:hint="eastAsia"/>
          <w:sz w:val="24"/>
          <w:szCs w:val="28"/>
        </w:rPr>
        <w:t>保存结果</w:t>
      </w:r>
      <w:r>
        <w:rPr>
          <w:rFonts w:ascii="Times New Roman" w:eastAsia="宋体" w:hAnsi="Times New Roman" w:cs="Times New Roman" w:hint="eastAsia"/>
          <w:sz w:val="24"/>
          <w:szCs w:val="28"/>
        </w:rPr>
        <w:t>至本地</w:t>
      </w:r>
      <w:r>
        <w:rPr>
          <w:rFonts w:ascii="Times New Roman" w:eastAsia="宋体" w:hAnsi="Times New Roman" w:cs="Times New Roman" w:hint="eastAsia"/>
          <w:sz w:val="24"/>
          <w:szCs w:val="28"/>
        </w:rPr>
        <w:t>txt</w:t>
      </w:r>
      <w:r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6C14FC">
        <w:rPr>
          <w:rFonts w:ascii="Times New Roman" w:eastAsia="宋体" w:hAnsi="Times New Roman" w:cs="Times New Roman" w:hint="eastAsia"/>
          <w:sz w:val="24"/>
          <w:szCs w:val="28"/>
        </w:rPr>
        <w:t>夹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22CD2224" w14:textId="67BBED2C" w:rsidR="006A45BE" w:rsidRDefault="00F50E75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484A65"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其它功能</w:t>
      </w:r>
    </w:p>
    <w:p w14:paraId="0DEA60C4" w14:textId="10C0B8E0" w:rsidR="00F50E75" w:rsidRDefault="006A45BE" w:rsidP="006A45B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修剪</w:t>
      </w:r>
      <w:r>
        <w:rPr>
          <w:rFonts w:ascii="Times New Roman" w:eastAsia="宋体" w:hAnsi="Times New Roman" w:cs="Times New Roman" w:hint="eastAsia"/>
          <w:sz w:val="24"/>
          <w:szCs w:val="28"/>
        </w:rPr>
        <w:t>峰图中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低质量的两端</w:t>
      </w:r>
    </w:p>
    <w:p w14:paraId="4B1A365C" w14:textId="5A5E5441" w:rsidR="00E82344" w:rsidRPr="00154DE6" w:rsidRDefault="00D50D81" w:rsidP="006A45B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Sanger</w:t>
      </w:r>
      <w:r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峰图在开始（约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30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～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0 bp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和结束位置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的质量一般较差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如果靶点序列距离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峰图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两端较近，会对分析产生影响。</w:t>
      </w:r>
      <w:r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S</w:t>
      </w:r>
      <w:r>
        <w:rPr>
          <w:rFonts w:ascii="Times New Roman" w:eastAsia="宋体" w:hAnsi="Times New Roman" w:cs="Times New Roman" w:hint="eastAsia"/>
          <w:sz w:val="24"/>
          <w:szCs w:val="28"/>
        </w:rPr>
        <w:t>提供了去除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峰图中</w:t>
      </w:r>
      <w:r>
        <w:rPr>
          <w:rFonts w:ascii="Times New Roman" w:eastAsia="宋体" w:hAnsi="Times New Roman" w:cs="Times New Roman" w:hint="eastAsia"/>
          <w:sz w:val="24"/>
          <w:szCs w:val="28"/>
        </w:rPr>
        <w:t>低质量两端序列的功能。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通过点击</w:t>
      </w:r>
      <w:r w:rsidR="00267F9D">
        <w:rPr>
          <w:rFonts w:ascii="Times New Roman" w:eastAsia="宋体" w:hAnsi="Times New Roman" w:cs="Times New Roman" w:hint="eastAsia"/>
          <w:sz w:val="24"/>
          <w:szCs w:val="28"/>
        </w:rPr>
        <w:t>菜单栏</w:t>
      </w:r>
      <w:r w:rsidR="00154DE6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154DE6">
        <w:rPr>
          <w:rFonts w:ascii="Times New Roman" w:eastAsia="宋体" w:hAnsi="Times New Roman" w:cs="Times New Roman" w:hint="eastAsia"/>
          <w:sz w:val="24"/>
          <w:szCs w:val="28"/>
        </w:rPr>
        <w:t>Trim</w:t>
      </w:r>
      <w:r w:rsidR="00154DE6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选择修剪方法，包括基于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Richard Mott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算法自动修剪和用户自定义修剪范围（图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），去除低质量的两端序列。</w:t>
      </w:r>
    </w:p>
    <w:p w14:paraId="61CD7A11" w14:textId="10BDDD4F" w:rsidR="00154DE6" w:rsidRDefault="00154DE6" w:rsidP="00154DE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154DE6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EDFDD5D" wp14:editId="71C341C4">
            <wp:extent cx="4272475" cy="930243"/>
            <wp:effectExtent l="0" t="0" r="0" b="3810"/>
            <wp:docPr id="42994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4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477" cy="9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3FB" w14:textId="11F355C1" w:rsidR="008430E7" w:rsidRDefault="00E82344" w:rsidP="00154DE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>
        <w:rPr>
          <w:rFonts w:ascii="Times New Roman" w:eastAsia="宋体" w:hAnsi="Times New Roman" w:cs="Times New Roman" w:hint="eastAsia"/>
          <w:sz w:val="24"/>
          <w:szCs w:val="28"/>
        </w:rPr>
        <w:t>2 DSDecodeM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S</w:t>
      </w:r>
      <w:r>
        <w:rPr>
          <w:rFonts w:ascii="Times New Roman" w:eastAsia="宋体" w:hAnsi="Times New Roman" w:cs="Times New Roman" w:hint="eastAsia"/>
          <w:sz w:val="24"/>
          <w:szCs w:val="28"/>
        </w:rPr>
        <w:t>修剪序列两端的方法</w:t>
      </w:r>
    </w:p>
    <w:p w14:paraId="60725B35" w14:textId="3287A902" w:rsidR="006A45BE" w:rsidRDefault="006A45BE" w:rsidP="006A45B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E55EC">
        <w:rPr>
          <w:rFonts w:ascii="Times New Roman" w:eastAsia="宋体" w:hAnsi="Times New Roman" w:cs="Times New Roman" w:hint="eastAsia"/>
          <w:sz w:val="24"/>
          <w:szCs w:val="28"/>
        </w:rPr>
        <w:t>截图功能</w:t>
      </w:r>
    </w:p>
    <w:p w14:paraId="7778C389" w14:textId="3C8CEF0D" w:rsidR="006A45BE" w:rsidRDefault="00AE55EC" w:rsidP="00AE55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Su</w:t>
      </w:r>
      <w:r>
        <w:rPr>
          <w:rFonts w:ascii="Times New Roman" w:eastAsia="宋体" w:hAnsi="Times New Roman" w:cs="Times New Roman"/>
          <w:sz w:val="24"/>
          <w:szCs w:val="28"/>
        </w:rPr>
        <w:t>perDecode</w:t>
      </w:r>
      <w:r>
        <w:rPr>
          <w:rFonts w:ascii="Times New Roman" w:eastAsia="宋体" w:hAnsi="Times New Roman" w:cs="Times New Roman" w:hint="eastAsia"/>
          <w:sz w:val="24"/>
          <w:szCs w:val="28"/>
        </w:rPr>
        <w:t>的每个模块都提供了截图功能，通过点击快速工具栏的“</w:t>
      </w:r>
      <w:r>
        <w:rPr>
          <w:rFonts w:ascii="Times New Roman" w:eastAsia="宋体" w:hAnsi="Times New Roman" w:cs="Times New Roman" w:hint="eastAsia"/>
          <w:sz w:val="24"/>
          <w:szCs w:val="28"/>
        </w:rPr>
        <w:t>Cr</w:t>
      </w:r>
      <w:r>
        <w:rPr>
          <w:rFonts w:ascii="Times New Roman" w:eastAsia="宋体" w:hAnsi="Times New Roman" w:cs="Times New Roman"/>
          <w:sz w:val="24"/>
          <w:szCs w:val="28"/>
        </w:rPr>
        <w:t>op”</w:t>
      </w:r>
      <w:r>
        <w:rPr>
          <w:rFonts w:ascii="Times New Roman" w:eastAsia="宋体" w:hAnsi="Times New Roman" w:cs="Times New Roman" w:hint="eastAsia"/>
          <w:sz w:val="24"/>
          <w:szCs w:val="28"/>
        </w:rPr>
        <w:t>按钮，可以</w:t>
      </w:r>
      <w:r w:rsidR="00267F9D">
        <w:rPr>
          <w:rFonts w:ascii="Times New Roman" w:eastAsia="宋体" w:hAnsi="Times New Roman" w:cs="Times New Roman" w:hint="eastAsia"/>
          <w:sz w:val="24"/>
          <w:szCs w:val="28"/>
        </w:rPr>
        <w:t>打开截图功能。</w:t>
      </w:r>
      <w:ins w:id="99" w:author="xianrong xie" w:date="2024-07-20T16:58:00Z">
        <w:r w:rsidR="00024062">
          <w:rPr>
            <w:rFonts w:ascii="Times New Roman" w:eastAsia="宋体" w:hAnsi="Times New Roman" w:cs="Times New Roman" w:hint="eastAsia"/>
            <w:sz w:val="24"/>
            <w:szCs w:val="28"/>
          </w:rPr>
          <w:t>拖动</w:t>
        </w:r>
      </w:ins>
      <w:del w:id="100" w:author="xianrong xie" w:date="2024-07-20T16:58:00Z">
        <w:r w:rsidR="00B312EA" w:rsidDel="00024062">
          <w:rPr>
            <w:rFonts w:ascii="Times New Roman" w:eastAsia="宋体" w:hAnsi="Times New Roman" w:cs="Times New Roman" w:hint="eastAsia"/>
            <w:sz w:val="24"/>
            <w:szCs w:val="28"/>
          </w:rPr>
          <w:delText>以</w:delText>
        </w:r>
      </w:del>
      <w:r w:rsidR="00B312EA">
        <w:rPr>
          <w:rFonts w:ascii="Times New Roman" w:eastAsia="宋体" w:hAnsi="Times New Roman" w:cs="Times New Roman" w:hint="eastAsia"/>
          <w:sz w:val="24"/>
          <w:szCs w:val="28"/>
        </w:rPr>
        <w:t>鼠标左键</w:t>
      </w:r>
      <w:r w:rsidR="00267F9D">
        <w:rPr>
          <w:rFonts w:ascii="Times New Roman" w:eastAsia="宋体" w:hAnsi="Times New Roman" w:cs="Times New Roman" w:hint="eastAsia"/>
          <w:sz w:val="24"/>
          <w:szCs w:val="28"/>
        </w:rPr>
        <w:t>选择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母本</w:t>
      </w:r>
      <w:r w:rsidR="00267F9D">
        <w:rPr>
          <w:rFonts w:ascii="Times New Roman" w:eastAsia="宋体" w:hAnsi="Times New Roman" w:cs="Times New Roman" w:hint="eastAsia"/>
          <w:sz w:val="24"/>
          <w:szCs w:val="28"/>
        </w:rPr>
        <w:t>截图区域后，双击复制截图或者右键保存截图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到指定的文件夹</w:t>
      </w:r>
      <w:r w:rsidR="00267F9D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1574A565" w14:textId="0A22ACA2" w:rsidR="00CC270F" w:rsidRDefault="00CC270F" w:rsidP="00AE55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）子序列搜索功能</w:t>
      </w:r>
    </w:p>
    <w:p w14:paraId="5735420C" w14:textId="750DC18D" w:rsidR="00CC270F" w:rsidRDefault="00CC270F" w:rsidP="00AE55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在快速工具栏的“</w:t>
      </w:r>
      <w:r>
        <w:rPr>
          <w:rFonts w:ascii="Times New Roman" w:eastAsia="宋体" w:hAnsi="Times New Roman" w:cs="Times New Roman" w:hint="eastAsia"/>
          <w:sz w:val="24"/>
          <w:szCs w:val="28"/>
        </w:rPr>
        <w:t>Search</w:t>
      </w:r>
      <w:r>
        <w:rPr>
          <w:rFonts w:ascii="Times New Roman" w:eastAsia="宋体" w:hAnsi="Times New Roman" w:cs="Times New Roman" w:hint="eastAsia"/>
          <w:sz w:val="24"/>
          <w:szCs w:val="28"/>
        </w:rPr>
        <w:t>”框输入一段需要查找的序列，按</w:t>
      </w:r>
      <w:r>
        <w:rPr>
          <w:rFonts w:ascii="Times New Roman" w:eastAsia="宋体" w:hAnsi="Times New Roman" w:cs="Times New Roman" w:hint="eastAsia"/>
          <w:sz w:val="24"/>
          <w:szCs w:val="28"/>
        </w:rPr>
        <w:t>Enter</w:t>
      </w:r>
      <w:r>
        <w:rPr>
          <w:rFonts w:ascii="Times New Roman" w:eastAsia="宋体" w:hAnsi="Times New Roman" w:cs="Times New Roman" w:hint="eastAsia"/>
          <w:sz w:val="24"/>
          <w:szCs w:val="28"/>
        </w:rPr>
        <w:t>键后，程序会在打开的峰图中自动搜索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该</w:t>
      </w:r>
      <w:r>
        <w:rPr>
          <w:rFonts w:ascii="Times New Roman" w:eastAsia="宋体" w:hAnsi="Times New Roman" w:cs="Times New Roman" w:hint="eastAsia"/>
          <w:sz w:val="24"/>
          <w:szCs w:val="28"/>
        </w:rPr>
        <w:t>序列。该功能支持简并序列的搜索。</w:t>
      </w:r>
    </w:p>
    <w:p w14:paraId="61704BAE" w14:textId="55874DE8" w:rsidR="00CC270F" w:rsidRDefault="00CC270F" w:rsidP="00AE55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iv</w:t>
      </w:r>
      <w:r>
        <w:rPr>
          <w:rFonts w:ascii="Times New Roman" w:eastAsia="宋体" w:hAnsi="Times New Roman" w:cs="Times New Roman" w:hint="eastAsia"/>
          <w:sz w:val="24"/>
          <w:szCs w:val="28"/>
        </w:rPr>
        <w:t>）从</w:t>
      </w:r>
      <w:r>
        <w:rPr>
          <w:rFonts w:ascii="Times New Roman" w:eastAsia="宋体" w:hAnsi="Times New Roman" w:cs="Times New Roman" w:hint="eastAsia"/>
          <w:sz w:val="24"/>
          <w:szCs w:val="28"/>
        </w:rPr>
        <w:t>ab1</w:t>
      </w:r>
      <w:r>
        <w:rPr>
          <w:rFonts w:ascii="Times New Roman" w:eastAsia="宋体" w:hAnsi="Times New Roman" w:cs="Times New Roman" w:hint="eastAsia"/>
          <w:sz w:val="24"/>
          <w:szCs w:val="28"/>
        </w:rPr>
        <w:t>文件导出</w:t>
      </w:r>
      <w:r>
        <w:rPr>
          <w:rFonts w:ascii="Times New Roman" w:eastAsia="宋体" w:hAnsi="Times New Roman" w:cs="Times New Roman" w:hint="eastAsia"/>
          <w:sz w:val="24"/>
          <w:szCs w:val="28"/>
        </w:rPr>
        <w:t>fasta</w:t>
      </w:r>
      <w:r>
        <w:rPr>
          <w:rFonts w:ascii="Times New Roman" w:eastAsia="宋体" w:hAnsi="Times New Roman" w:cs="Times New Roman" w:hint="eastAsia"/>
          <w:sz w:val="24"/>
          <w:szCs w:val="28"/>
        </w:rPr>
        <w:t>格式的序列文件</w:t>
      </w:r>
    </w:p>
    <w:p w14:paraId="09FD7C6A" w14:textId="2BFCB432" w:rsidR="00CC270F" w:rsidRDefault="00CC270F" w:rsidP="00AE55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点击菜单栏“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R</w:t>
      </w:r>
      <w:r w:rsidR="00316EF5">
        <w:rPr>
          <w:rFonts w:ascii="Times New Roman" w:eastAsia="宋体" w:hAnsi="Times New Roman" w:cs="Times New Roman"/>
          <w:sz w:val="24"/>
          <w:szCs w:val="28"/>
        </w:rPr>
        <w:t>un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”下拉框的“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Ex</w:t>
      </w:r>
      <w:r w:rsidR="00316EF5">
        <w:rPr>
          <w:rFonts w:ascii="Times New Roman" w:eastAsia="宋体" w:hAnsi="Times New Roman" w:cs="Times New Roman"/>
          <w:sz w:val="24"/>
          <w:szCs w:val="28"/>
        </w:rPr>
        <w:t>port fasta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”可以将每个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ab1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文件的序列输出为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fasta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格式的本地文件。</w:t>
      </w:r>
    </w:p>
    <w:p w14:paraId="7789CFA6" w14:textId="77777777" w:rsidR="00AE55EC" w:rsidRDefault="00AE55EC" w:rsidP="00DD66F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4C5CD22F" w14:textId="1C90E12A" w:rsidR="00F50E75" w:rsidRDefault="00F50E75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484A65">
        <w:rPr>
          <w:rFonts w:ascii="Times New Roman" w:eastAsia="宋体" w:hAnsi="Times New Roman" w:cs="Times New Roman" w:hint="eastAsia"/>
          <w:sz w:val="24"/>
          <w:szCs w:val="28"/>
        </w:rPr>
        <w:t>4</w:t>
      </w:r>
      <w:r>
        <w:rPr>
          <w:rFonts w:ascii="Times New Roman" w:eastAsia="宋体" w:hAnsi="Times New Roman" w:cs="Times New Roman" w:hint="eastAsia"/>
          <w:sz w:val="24"/>
          <w:szCs w:val="28"/>
        </w:rPr>
        <w:t>）解码失败的原因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和解决办法</w:t>
      </w:r>
    </w:p>
    <w:p w14:paraId="3ABEDE9F" w14:textId="1201A586" w:rsidR="00EB37C9" w:rsidRDefault="00EB37C9" w:rsidP="00BF25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产物可能含有微量的非特异产物，重复使用了扩增引物进行测序，可</w:t>
      </w:r>
      <w:r>
        <w:rPr>
          <w:rFonts w:ascii="Times New Roman" w:eastAsia="宋体" w:hAnsi="Times New Roman" w:cs="Times New Roman" w:hint="eastAsia"/>
          <w:sz w:val="24"/>
          <w:szCs w:val="28"/>
        </w:rPr>
        <w:t>导致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>
        <w:rPr>
          <w:rFonts w:ascii="Times New Roman" w:eastAsia="宋体" w:hAnsi="Times New Roman" w:cs="Times New Roman" w:hint="eastAsia"/>
          <w:sz w:val="24"/>
          <w:szCs w:val="28"/>
        </w:rPr>
        <w:t>峰图质量较差。推荐在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扩增序列</w:t>
      </w:r>
      <w:r>
        <w:rPr>
          <w:rFonts w:ascii="Times New Roman" w:eastAsia="宋体" w:hAnsi="Times New Roman" w:cs="Times New Roman" w:hint="eastAsia"/>
          <w:sz w:val="24"/>
          <w:szCs w:val="28"/>
        </w:rPr>
        <w:t>内部针对每个靶点</w:t>
      </w:r>
      <w:r w:rsidR="004D2335">
        <w:rPr>
          <w:rFonts w:ascii="Times New Roman" w:eastAsia="宋体" w:hAnsi="Times New Roman" w:cs="Times New Roman" w:hint="eastAsia"/>
          <w:sz w:val="24"/>
          <w:szCs w:val="28"/>
        </w:rPr>
        <w:t>设计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条测序引物进行测序。</w:t>
      </w:r>
    </w:p>
    <w:p w14:paraId="414E9D52" w14:textId="0002E550" w:rsidR="00F50E75" w:rsidRDefault="00EB37C9" w:rsidP="00BF25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目标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扩增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序列在基因组中为多拷贝重复序列，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产物特异性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很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差，导致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测序时产生大量的乱峰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。重新设置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目标序列拷贝的高特异性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引物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可以往靶点两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外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侧延伸一定距离设计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高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特异的引物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还可以设计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组</w:t>
      </w:r>
      <w:r>
        <w:rPr>
          <w:rFonts w:ascii="Times New Roman" w:eastAsia="宋体" w:hAnsi="Times New Roman" w:cs="Times New Roman" w:hint="eastAsia"/>
          <w:sz w:val="24"/>
          <w:szCs w:val="28"/>
        </w:rPr>
        <w:t>巢式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特异引物做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轮巢式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扩增</w:t>
      </w: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提高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产物</w:t>
      </w:r>
      <w:r>
        <w:rPr>
          <w:rFonts w:ascii="Times New Roman" w:eastAsia="宋体" w:hAnsi="Times New Roman" w:cs="Times New Roman" w:hint="eastAsia"/>
          <w:sz w:val="24"/>
          <w:szCs w:val="28"/>
        </w:rPr>
        <w:t>的特异性。</w:t>
      </w:r>
    </w:p>
    <w:p w14:paraId="484260FC" w14:textId="58BE5EDC" w:rsidR="008430E7" w:rsidRDefault="008430E7" w:rsidP="00BF25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 w:rsidR="00AB1EBF">
        <w:rPr>
          <w:rFonts w:ascii="Times New Roman" w:eastAsia="宋体" w:hAnsi="Times New Roman" w:cs="Times New Roman" w:hint="eastAsia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）样本的突变为嵌合突变等复杂突变</w:t>
      </w:r>
      <w:r w:rsidR="00EB37C9">
        <w:rPr>
          <w:rFonts w:ascii="Times New Roman" w:eastAsia="宋体" w:hAnsi="Times New Roman" w:cs="Times New Roman" w:hint="eastAsia"/>
          <w:sz w:val="24"/>
          <w:szCs w:val="28"/>
        </w:rPr>
        <w:t>，或者是该区间存在多个靶点，靶点之间发生了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片段缺失或倒位等</w:t>
      </w:r>
      <w:r w:rsidR="00EB37C9">
        <w:rPr>
          <w:rFonts w:ascii="Times New Roman" w:eastAsia="宋体" w:hAnsi="Times New Roman" w:cs="Times New Roman" w:hint="eastAsia"/>
          <w:sz w:val="24"/>
          <w:szCs w:val="28"/>
        </w:rPr>
        <w:t>结构变异。如果是嵌合突变，使用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EB37C9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 w:rsidR="00EB37C9">
        <w:rPr>
          <w:rFonts w:ascii="Times New Roman" w:eastAsia="宋体" w:hAnsi="Times New Roman" w:cs="Times New Roman" w:hint="eastAsia"/>
          <w:sz w:val="24"/>
          <w:szCs w:val="28"/>
        </w:rPr>
        <w:t>解码。如果是多个靶点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间的</w:t>
      </w:r>
      <w:r w:rsidR="00EB37C9">
        <w:rPr>
          <w:rFonts w:ascii="Times New Roman" w:eastAsia="宋体" w:hAnsi="Times New Roman" w:cs="Times New Roman" w:hint="eastAsia"/>
          <w:sz w:val="24"/>
          <w:szCs w:val="28"/>
        </w:rPr>
        <w:t>结构变异，使用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TGS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EB37C9">
        <w:rPr>
          <w:rFonts w:ascii="Times New Roman" w:eastAsia="宋体" w:hAnsi="Times New Roman" w:cs="Times New Roman" w:hint="eastAsia"/>
          <w:sz w:val="24"/>
          <w:szCs w:val="28"/>
        </w:rPr>
        <w:t>LaD</w:t>
      </w:r>
      <w:r w:rsidR="00EB37C9">
        <w:rPr>
          <w:rFonts w:ascii="Times New Roman" w:eastAsia="宋体" w:hAnsi="Times New Roman" w:cs="Times New Roman"/>
          <w:sz w:val="24"/>
          <w:szCs w:val="28"/>
        </w:rPr>
        <w:t>ecode</w:t>
      </w:r>
      <w:r w:rsidR="00EB37C9">
        <w:rPr>
          <w:rFonts w:ascii="Times New Roman" w:eastAsia="宋体" w:hAnsi="Times New Roman" w:cs="Times New Roman" w:hint="eastAsia"/>
          <w:sz w:val="24"/>
          <w:szCs w:val="28"/>
        </w:rPr>
        <w:t>解码。</w:t>
      </w:r>
    </w:p>
    <w:p w14:paraId="0E77EA1E" w14:textId="14E16141" w:rsidR="008430E7" w:rsidRDefault="008430E7" w:rsidP="00BF25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AB1EBF">
        <w:rPr>
          <w:rFonts w:ascii="Times New Roman" w:eastAsia="宋体" w:hAnsi="Times New Roman" w:cs="Times New Roman"/>
          <w:sz w:val="24"/>
          <w:szCs w:val="28"/>
        </w:rPr>
        <w:t>v</w:t>
      </w:r>
      <w:r>
        <w:rPr>
          <w:rFonts w:ascii="Times New Roman" w:eastAsia="宋体" w:hAnsi="Times New Roman" w:cs="Times New Roman" w:hint="eastAsia"/>
          <w:sz w:val="24"/>
          <w:szCs w:val="28"/>
        </w:rPr>
        <w:t>）输入的野生型参考序列与样本</w:t>
      </w:r>
      <w:r>
        <w:rPr>
          <w:rFonts w:ascii="Times New Roman" w:eastAsia="宋体" w:hAnsi="Times New Roman" w:cs="Times New Roman" w:hint="eastAsia"/>
          <w:sz w:val="24"/>
          <w:szCs w:val="28"/>
        </w:rPr>
        <w:t>Sanger</w:t>
      </w:r>
      <w:r>
        <w:rPr>
          <w:rFonts w:ascii="Times New Roman" w:eastAsia="宋体" w:hAnsi="Times New Roman" w:cs="Times New Roman" w:hint="eastAsia"/>
          <w:sz w:val="24"/>
          <w:szCs w:val="28"/>
        </w:rPr>
        <w:t>测序的结果序列不相符，无法将测序结果定位于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参考</w:t>
      </w:r>
      <w:r>
        <w:rPr>
          <w:rFonts w:ascii="Times New Roman" w:eastAsia="宋体" w:hAnsi="Times New Roman" w:cs="Times New Roman" w:hint="eastAsia"/>
          <w:sz w:val="24"/>
          <w:szCs w:val="28"/>
        </w:rPr>
        <w:t>序列中</w:t>
      </w:r>
      <w:r w:rsidR="00AB1EBF">
        <w:rPr>
          <w:rFonts w:ascii="Times New Roman" w:eastAsia="宋体" w:hAnsi="Times New Roman" w:cs="Times New Roman" w:hint="eastAsia"/>
          <w:sz w:val="24"/>
          <w:szCs w:val="28"/>
        </w:rPr>
        <w:t>。检查输入的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参考</w:t>
      </w:r>
      <w:r w:rsidR="00AB1EBF">
        <w:rPr>
          <w:rFonts w:ascii="Times New Roman" w:eastAsia="宋体" w:hAnsi="Times New Roman" w:cs="Times New Roman" w:hint="eastAsia"/>
          <w:sz w:val="24"/>
          <w:szCs w:val="28"/>
        </w:rPr>
        <w:t>序列是否对应目标扩增序列。</w:t>
      </w:r>
    </w:p>
    <w:p w14:paraId="66FFDAA4" w14:textId="6B928E49" w:rsidR="008430E7" w:rsidRDefault="00AB1EBF" w:rsidP="00BF25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>v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在测序引物与</w:t>
      </w:r>
      <w:r>
        <w:rPr>
          <w:rFonts w:ascii="Times New Roman" w:eastAsia="宋体" w:hAnsi="Times New Roman" w:cs="Times New Roman" w:hint="eastAsia"/>
          <w:sz w:val="24"/>
          <w:szCs w:val="28"/>
        </w:rPr>
        <w:t>靶点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之间</w:t>
      </w:r>
      <w:r>
        <w:rPr>
          <w:rFonts w:ascii="Times New Roman" w:eastAsia="宋体" w:hAnsi="Times New Roman" w:cs="Times New Roman" w:hint="eastAsia"/>
          <w:sz w:val="24"/>
          <w:szCs w:val="28"/>
        </w:rPr>
        <w:t>含有高</w:t>
      </w:r>
      <w:r>
        <w:rPr>
          <w:rFonts w:ascii="Times New Roman" w:eastAsia="宋体" w:hAnsi="Times New Roman" w:cs="Times New Roman" w:hint="eastAsia"/>
          <w:sz w:val="24"/>
          <w:szCs w:val="28"/>
        </w:rPr>
        <w:t>GC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区间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sz w:val="24"/>
          <w:szCs w:val="28"/>
        </w:rPr>
        <w:t>或者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较长的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poly</w:t>
      </w:r>
      <w:r>
        <w:rPr>
          <w:rFonts w:ascii="Times New Roman" w:eastAsia="宋体" w:hAnsi="Times New Roman" w:cs="Times New Roman" w:hint="eastAsia"/>
          <w:sz w:val="24"/>
          <w:szCs w:val="28"/>
        </w:rPr>
        <w:t>A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(</w:t>
      </w:r>
      <w:r>
        <w:rPr>
          <w:rFonts w:ascii="Times New Roman" w:eastAsia="宋体" w:hAnsi="Times New Roman" w:cs="Times New Roman"/>
          <w:sz w:val="24"/>
          <w:szCs w:val="28"/>
        </w:rPr>
        <w:t>T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)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、或较长的微卫星等</w:t>
      </w:r>
      <w:r>
        <w:rPr>
          <w:rFonts w:ascii="Times New Roman" w:eastAsia="宋体" w:hAnsi="Times New Roman" w:cs="Times New Roman" w:hint="eastAsia"/>
          <w:sz w:val="24"/>
          <w:szCs w:val="28"/>
        </w:rPr>
        <w:t>的区域，导致在该区域出现假的套峰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影响解码</w:t>
      </w:r>
      <w:r w:rsidR="00561F3C">
        <w:rPr>
          <w:rFonts w:ascii="Times New Roman" w:eastAsia="宋体" w:hAnsi="Times New Roman" w:cs="Times New Roman" w:hint="eastAsia"/>
          <w:sz w:val="24"/>
          <w:szCs w:val="28"/>
        </w:rPr>
        <w:t>。</w:t>
      </w:r>
      <w:r>
        <w:rPr>
          <w:rFonts w:ascii="Times New Roman" w:eastAsia="宋体" w:hAnsi="Times New Roman" w:cs="Times New Roman" w:hint="eastAsia"/>
          <w:sz w:val="24"/>
          <w:szCs w:val="28"/>
        </w:rPr>
        <w:t>在不含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此类</w:t>
      </w:r>
      <w:r>
        <w:rPr>
          <w:rFonts w:ascii="Times New Roman" w:eastAsia="宋体" w:hAnsi="Times New Roman" w:cs="Times New Roman" w:hint="eastAsia"/>
          <w:sz w:val="24"/>
          <w:szCs w:val="28"/>
        </w:rPr>
        <w:t>区域的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靶点</w:t>
      </w:r>
      <w:r>
        <w:rPr>
          <w:rFonts w:ascii="Times New Roman" w:eastAsia="宋体" w:hAnsi="Times New Roman" w:cs="Times New Roman" w:hint="eastAsia"/>
          <w:sz w:val="24"/>
          <w:szCs w:val="28"/>
        </w:rPr>
        <w:t>另一侧设计测序引物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重新测序。</w:t>
      </w:r>
    </w:p>
    <w:p w14:paraId="4CEB9490" w14:textId="77777777" w:rsidR="00484A65" w:rsidRDefault="00484A65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5BE7F94C" w14:textId="77777777" w:rsidR="006B5EDF" w:rsidRDefault="006B5EDF">
      <w:pPr>
        <w:widowControl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/>
          <w:b/>
          <w:bCs/>
          <w:sz w:val="24"/>
          <w:szCs w:val="28"/>
        </w:rPr>
        <w:br w:type="page"/>
      </w:r>
    </w:p>
    <w:p w14:paraId="5AEA586F" w14:textId="54ABBFC0" w:rsidR="00064666" w:rsidRPr="00166C73" w:rsidRDefault="00166C73" w:rsidP="00064666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lastRenderedPageBreak/>
        <w:t>三、</w:t>
      </w:r>
      <w:r w:rsidR="00F50E75"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HiDecode</w:t>
      </w:r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混合扩增子文库制备和分析</w:t>
      </w:r>
    </w:p>
    <w:p w14:paraId="07CC323D" w14:textId="7B9E98B5" w:rsidR="00E34616" w:rsidRDefault="000E7475" w:rsidP="00DC316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当</w:t>
      </w:r>
      <w:r w:rsidR="00E34616">
        <w:rPr>
          <w:rFonts w:ascii="Times New Roman" w:eastAsia="宋体" w:hAnsi="Times New Roman" w:cs="Times New Roman" w:hint="eastAsia"/>
          <w:sz w:val="24"/>
          <w:szCs w:val="28"/>
        </w:rPr>
        <w:t>个人或团队的</w:t>
      </w:r>
      <w:r w:rsidR="00631666">
        <w:rPr>
          <w:rFonts w:ascii="Times New Roman" w:eastAsia="宋体" w:hAnsi="Times New Roman" w:cs="Times New Roman" w:hint="eastAsia"/>
          <w:sz w:val="24"/>
          <w:szCs w:val="28"/>
        </w:rPr>
        <w:t>检测样本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总</w:t>
      </w:r>
      <w:r w:rsidR="00631666">
        <w:rPr>
          <w:rFonts w:ascii="Times New Roman" w:eastAsia="宋体" w:hAnsi="Times New Roman" w:cs="Times New Roman" w:hint="eastAsia"/>
          <w:sz w:val="24"/>
          <w:szCs w:val="28"/>
        </w:rPr>
        <w:t>量较大</w:t>
      </w:r>
      <w:r w:rsidR="00E34616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E34616">
        <w:rPr>
          <w:rFonts w:ascii="Times New Roman" w:eastAsia="宋体" w:hAnsi="Times New Roman" w:cs="Times New Roman"/>
          <w:sz w:val="24"/>
          <w:szCs w:val="28"/>
        </w:rPr>
        <w:t>&gt;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5</w:t>
      </w:r>
      <w:r w:rsidR="00E34616">
        <w:rPr>
          <w:rFonts w:ascii="Times New Roman" w:eastAsia="宋体" w:hAnsi="Times New Roman" w:cs="Times New Roman" w:hint="eastAsia"/>
          <w:sz w:val="24"/>
          <w:szCs w:val="28"/>
        </w:rPr>
        <w:t>0</w:t>
      </w:r>
      <w:r w:rsidR="00E34616">
        <w:rPr>
          <w:rFonts w:ascii="Times New Roman" w:eastAsia="宋体" w:hAnsi="Times New Roman" w:cs="Times New Roman" w:hint="eastAsia"/>
          <w:sz w:val="24"/>
          <w:szCs w:val="28"/>
        </w:rPr>
        <w:t>）时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800510">
        <w:rPr>
          <w:rFonts w:ascii="Times New Roman" w:eastAsia="宋体" w:hAnsi="Times New Roman" w:cs="Times New Roman" w:hint="eastAsia"/>
          <w:sz w:val="24"/>
          <w:szCs w:val="28"/>
        </w:rPr>
        <w:t>推荐使用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800510">
        <w:rPr>
          <w:rFonts w:ascii="Times New Roman" w:eastAsia="宋体" w:hAnsi="Times New Roman" w:cs="Times New Roman" w:hint="eastAsia"/>
          <w:sz w:val="24"/>
          <w:szCs w:val="28"/>
        </w:rPr>
        <w:t>HiD</w:t>
      </w:r>
      <w:r w:rsidR="00800510">
        <w:rPr>
          <w:rFonts w:ascii="Times New Roman" w:eastAsia="宋体" w:hAnsi="Times New Roman" w:cs="Times New Roman"/>
          <w:sz w:val="24"/>
          <w:szCs w:val="28"/>
        </w:rPr>
        <w:t>ecode</w:t>
      </w:r>
      <w:r w:rsidR="00800510">
        <w:rPr>
          <w:rFonts w:ascii="Times New Roman" w:eastAsia="宋体" w:hAnsi="Times New Roman" w:cs="Times New Roman" w:hint="eastAsia"/>
          <w:sz w:val="24"/>
          <w:szCs w:val="28"/>
        </w:rPr>
        <w:t>，可以降低检测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费用</w:t>
      </w:r>
      <w:r w:rsidR="00800510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此方法尤其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适用于二倍体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的嵌合突变、多倍体、细胞系、原生质体或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愈伤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组织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等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样品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的单靶点或者</w:t>
      </w:r>
      <w:r w:rsidR="00B5598E">
        <w:rPr>
          <w:rFonts w:ascii="Times New Roman" w:eastAsia="宋体" w:hAnsi="Times New Roman" w:cs="Times New Roman" w:hint="eastAsia"/>
          <w:sz w:val="24"/>
          <w:szCs w:val="28"/>
        </w:rPr>
        <w:t>双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靶点且靶点距离相近（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150 bp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以内）的突变检测。</w:t>
      </w:r>
    </w:p>
    <w:p w14:paraId="46F08076" w14:textId="1D757E25" w:rsidR="00F50E75" w:rsidRPr="00C47C47" w:rsidRDefault="00DC316B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1</w:t>
      </w:r>
      <w:r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HiDecode</w:t>
      </w:r>
      <w:r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混合</w:t>
      </w:r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扩增子文库构建</w:t>
      </w:r>
    </w:p>
    <w:p w14:paraId="0EEDF213" w14:textId="324FBCDE" w:rsidR="00064666" w:rsidRDefault="00064666" w:rsidP="00155E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扩增子文库构建主要通过两轮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反应，在目的</w:t>
      </w:r>
      <w:r w:rsidR="00155E5F">
        <w:rPr>
          <w:rFonts w:ascii="Times New Roman" w:eastAsia="宋体" w:hAnsi="Times New Roman" w:cs="Times New Roman" w:hint="eastAsia"/>
          <w:sz w:val="24"/>
          <w:szCs w:val="28"/>
        </w:rPr>
        <w:t>片段</w:t>
      </w:r>
      <w:r>
        <w:rPr>
          <w:rFonts w:ascii="Times New Roman" w:eastAsia="宋体" w:hAnsi="Times New Roman" w:cs="Times New Roman" w:hint="eastAsia"/>
          <w:sz w:val="24"/>
          <w:szCs w:val="28"/>
        </w:rPr>
        <w:t>的扩增子两端添加</w:t>
      </w:r>
      <w:r w:rsidR="00155E5F">
        <w:rPr>
          <w:rFonts w:ascii="Times New Roman" w:eastAsia="宋体" w:hAnsi="Times New Roman" w:cs="Times New Roman" w:hint="eastAsia"/>
          <w:sz w:val="24"/>
          <w:szCs w:val="28"/>
        </w:rPr>
        <w:t>一对特异的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序列，</w:t>
      </w:r>
      <w:r w:rsidR="00514120">
        <w:rPr>
          <w:rFonts w:ascii="Times New Roman" w:eastAsia="宋体" w:hAnsi="Times New Roman" w:cs="Times New Roman" w:hint="eastAsia"/>
          <w:sz w:val="24"/>
          <w:szCs w:val="28"/>
        </w:rPr>
        <w:t>再</w:t>
      </w:r>
      <w:r w:rsidR="00155E5F">
        <w:rPr>
          <w:rFonts w:ascii="Times New Roman" w:eastAsia="宋体" w:hAnsi="Times New Roman" w:cs="Times New Roman" w:hint="eastAsia"/>
          <w:sz w:val="24"/>
          <w:szCs w:val="28"/>
        </w:rPr>
        <w:t>混合为一个测序文库进行</w:t>
      </w:r>
      <w:r w:rsidR="00514120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155E5F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2-1</w:t>
      </w:r>
      <w:r w:rsidR="00155E5F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D91912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3D3DB6A2" w14:textId="37FDC0CE" w:rsidR="00D91912" w:rsidRPr="00D743DA" w:rsidRDefault="0075154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  <w:pPrChange w:id="101" w:author="xianrong xie" w:date="2024-07-20T16:46:00Z">
          <w:pPr>
            <w:spacing w:line="360" w:lineRule="auto"/>
          </w:pPr>
        </w:pPrChange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CDA6EC9" wp14:editId="07F1AA2B">
            <wp:extent cx="3955480" cy="57952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3a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360" cy="58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00D3" w14:textId="47EB8B67" w:rsidR="00D91912" w:rsidRDefault="00D91912" w:rsidP="00D11E1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2-1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短片段</w:t>
      </w:r>
      <w:r w:rsidR="00751542">
        <w:rPr>
          <w:rFonts w:ascii="Times New Roman" w:eastAsia="宋体" w:hAnsi="Times New Roman" w:cs="Times New Roman" w:hint="eastAsia"/>
          <w:sz w:val="24"/>
          <w:szCs w:val="28"/>
        </w:rPr>
        <w:t>NGS</w:t>
      </w:r>
      <w:r>
        <w:rPr>
          <w:rFonts w:ascii="Times New Roman" w:eastAsia="宋体" w:hAnsi="Times New Roman" w:cs="Times New Roman" w:hint="eastAsia"/>
          <w:sz w:val="24"/>
          <w:szCs w:val="28"/>
        </w:rPr>
        <w:t>文库</w:t>
      </w:r>
      <w:r w:rsidR="00B5598E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D04692">
        <w:rPr>
          <w:rFonts w:ascii="Times New Roman" w:eastAsia="宋体" w:hAnsi="Times New Roman" w:cs="Times New Roman" w:hint="eastAsia"/>
          <w:sz w:val="24"/>
          <w:szCs w:val="28"/>
        </w:rPr>
        <w:t>构建</w:t>
      </w:r>
      <w:r>
        <w:rPr>
          <w:rFonts w:ascii="Times New Roman" w:eastAsia="宋体" w:hAnsi="Times New Roman" w:cs="Times New Roman" w:hint="eastAsia"/>
          <w:sz w:val="24"/>
          <w:szCs w:val="28"/>
        </w:rPr>
        <w:t>流程</w:t>
      </w:r>
    </w:p>
    <w:p w14:paraId="459854E3" w14:textId="77777777" w:rsidR="00DD66F4" w:rsidRDefault="00DD66F4" w:rsidP="00D919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5DA5515E" w14:textId="57388122" w:rsidR="00F50E75" w:rsidRPr="00CF1489" w:rsidRDefault="00CF1489" w:rsidP="00CF1489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CF1489">
        <w:rPr>
          <w:rFonts w:ascii="Times New Roman" w:eastAsia="宋体" w:hAnsi="Times New Roman" w:cs="Times New Roman" w:hint="eastAsia"/>
          <w:sz w:val="24"/>
          <w:szCs w:val="28"/>
        </w:rPr>
        <w:lastRenderedPageBreak/>
        <w:t>（</w:t>
      </w:r>
      <w:r w:rsidRPr="00CF1489"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 w:rsidRPr="00CF1489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 w:rsidR="00F50E75" w:rsidRPr="00CF1489">
        <w:rPr>
          <w:rFonts w:ascii="Times New Roman" w:eastAsia="宋体" w:hAnsi="Times New Roman" w:cs="Times New Roman" w:hint="eastAsia"/>
          <w:sz w:val="24"/>
          <w:szCs w:val="28"/>
        </w:rPr>
        <w:t>引物设计</w:t>
      </w:r>
    </w:p>
    <w:p w14:paraId="789FBD3A" w14:textId="713A6B5C" w:rsidR="00E05684" w:rsidRDefault="00E05684" w:rsidP="00E0568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r w:rsidR="00D2060C">
        <w:rPr>
          <w:rFonts w:ascii="Times New Roman" w:eastAsia="宋体" w:hAnsi="Times New Roman" w:cs="Times New Roman" w:hint="eastAsia"/>
          <w:sz w:val="24"/>
          <w:szCs w:val="24"/>
        </w:rPr>
        <w:t>文库构建涉及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对引物，包括</w:t>
      </w:r>
      <w:r w:rsidR="00D2060C"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用于扩增靶序列的</w:t>
      </w:r>
      <w:r w:rsidR="00284BC8">
        <w:rPr>
          <w:rFonts w:ascii="Times New Roman" w:eastAsia="宋体" w:hAnsi="Times New Roman" w:cs="Times New Roman" w:hint="eastAsia"/>
          <w:sz w:val="24"/>
          <w:szCs w:val="24"/>
        </w:rPr>
        <w:t>位点</w:t>
      </w:r>
      <w:r w:rsidRPr="009278E9">
        <w:rPr>
          <w:rFonts w:ascii="Times New Roman" w:eastAsia="宋体" w:hAnsi="Times New Roman" w:cs="Times New Roman"/>
          <w:sz w:val="24"/>
          <w:szCs w:val="24"/>
        </w:rPr>
        <w:t>特异引物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T#-F</w:t>
      </w:r>
      <w:r w:rsidRPr="009278E9">
        <w:rPr>
          <w:rFonts w:ascii="Times New Roman" w:eastAsia="宋体" w:hAnsi="Times New Roman" w:cs="Times New Roman"/>
          <w:sz w:val="24"/>
          <w:szCs w:val="24"/>
        </w:rPr>
        <w:t>和</w:t>
      </w:r>
      <w:r w:rsidRPr="009278E9">
        <w:rPr>
          <w:rFonts w:ascii="Times New Roman" w:eastAsia="宋体" w:hAnsi="Times New Roman" w:cs="Times New Roman"/>
          <w:sz w:val="24"/>
          <w:szCs w:val="24"/>
        </w:rPr>
        <w:t>T#-R</w:t>
      </w:r>
      <w:r>
        <w:rPr>
          <w:rFonts w:ascii="Times New Roman" w:eastAsia="宋体" w:hAnsi="Times New Roman" w:cs="Times New Roman" w:hint="eastAsia"/>
          <w:sz w:val="24"/>
          <w:szCs w:val="24"/>
        </w:rPr>
        <w:t>，用于区分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板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21718"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="00E21718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E21718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980A00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不同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孔位置的</w:t>
      </w:r>
      <w:r w:rsidR="00E21718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E21718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E21718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，用于</w:t>
      </w:r>
      <w:r w:rsidR="00C721A7">
        <w:rPr>
          <w:rFonts w:ascii="Times New Roman" w:eastAsia="宋体" w:hAnsi="Times New Roman" w:cs="Times New Roman" w:hint="eastAsia"/>
          <w:sz w:val="24"/>
          <w:szCs w:val="24"/>
        </w:rPr>
        <w:t>添加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文库接头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721A7">
        <w:rPr>
          <w:rFonts w:ascii="Times New Roman" w:eastAsia="宋体" w:hAnsi="Times New Roman" w:cs="Times New Roman" w:hint="eastAsia"/>
          <w:sz w:val="24"/>
          <w:szCs w:val="24"/>
        </w:rPr>
        <w:t>引物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B355A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 w:rsidR="00B355A5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>构建完成</w:t>
      </w:r>
      <w:r w:rsidR="00AC399B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AC399B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AC399B">
        <w:rPr>
          <w:rFonts w:ascii="Times New Roman" w:eastAsia="宋体" w:hAnsi="Times New Roman" w:cs="Times New Roman" w:hint="eastAsia"/>
          <w:sz w:val="24"/>
          <w:szCs w:val="28"/>
        </w:rPr>
        <w:t>文库序列构成如图</w:t>
      </w:r>
      <w:r w:rsidR="00AC399B">
        <w:rPr>
          <w:rFonts w:ascii="Times New Roman" w:eastAsia="宋体" w:hAnsi="Times New Roman" w:cs="Times New Roman" w:hint="eastAsia"/>
          <w:sz w:val="24"/>
          <w:szCs w:val="28"/>
        </w:rPr>
        <w:t>2-2</w:t>
      </w:r>
      <w:r w:rsidR="00AC399B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088A9E25" w14:textId="06E04993" w:rsidR="008452EC" w:rsidRDefault="008452EC" w:rsidP="008452E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573365C" wp14:editId="5D468411">
            <wp:extent cx="5737066" cy="106268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2-2.tif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5"/>
                    <a:stretch/>
                  </pic:blipFill>
                  <pic:spPr bwMode="auto">
                    <a:xfrm>
                      <a:off x="0" y="0"/>
                      <a:ext cx="5783964" cy="107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1BFE5" w14:textId="588C3A73" w:rsidR="006A0821" w:rsidRDefault="006A082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  <w:pPrChange w:id="102" w:author="xianrong xie" w:date="2024-07-20T16:50:00Z">
          <w:pPr>
            <w:spacing w:line="360" w:lineRule="auto"/>
            <w:ind w:firstLineChars="800" w:firstLine="1920"/>
          </w:pPr>
        </w:pPrChange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>
        <w:rPr>
          <w:rFonts w:ascii="Times New Roman" w:eastAsia="宋体" w:hAnsi="Times New Roman" w:cs="Times New Roman" w:hint="eastAsia"/>
          <w:sz w:val="24"/>
          <w:szCs w:val="28"/>
        </w:rPr>
        <w:t>2-2 NGS</w:t>
      </w:r>
      <w:r>
        <w:rPr>
          <w:rFonts w:ascii="Times New Roman" w:eastAsia="宋体" w:hAnsi="Times New Roman" w:cs="Times New Roman" w:hint="eastAsia"/>
          <w:sz w:val="24"/>
          <w:szCs w:val="28"/>
        </w:rPr>
        <w:t>文库的序列构成</w:t>
      </w:r>
    </w:p>
    <w:p w14:paraId="75455644" w14:textId="77777777" w:rsidR="008452EC" w:rsidRDefault="008452EC" w:rsidP="009278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0EF4DE1" w14:textId="55A661BF" w:rsidR="00284BC8" w:rsidRDefault="00284BC8" w:rsidP="009278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）位点</w:t>
      </w:r>
      <w:r w:rsidRPr="009278E9">
        <w:rPr>
          <w:rFonts w:ascii="Times New Roman" w:eastAsia="宋体" w:hAnsi="Times New Roman" w:cs="Times New Roman"/>
          <w:sz w:val="24"/>
          <w:szCs w:val="24"/>
        </w:rPr>
        <w:t>特异引物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T#-F</w:t>
      </w:r>
      <w:r w:rsidRPr="009278E9">
        <w:rPr>
          <w:rFonts w:ascii="Times New Roman" w:eastAsia="宋体" w:hAnsi="Times New Roman" w:cs="Times New Roman"/>
          <w:sz w:val="24"/>
          <w:szCs w:val="24"/>
        </w:rPr>
        <w:t>和</w:t>
      </w:r>
      <w:r w:rsidRPr="009278E9">
        <w:rPr>
          <w:rFonts w:ascii="Times New Roman" w:eastAsia="宋体" w:hAnsi="Times New Roman" w:cs="Times New Roman"/>
          <w:sz w:val="24"/>
          <w:szCs w:val="24"/>
        </w:rPr>
        <w:t>T#-R</w:t>
      </w:r>
    </w:p>
    <w:p w14:paraId="3B8BBFF2" w14:textId="4B0E8630" w:rsidR="00EB2073" w:rsidRDefault="00505F18" w:rsidP="009278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考虑到目前常用的</w:t>
      </w:r>
      <w:r>
        <w:rPr>
          <w:rFonts w:ascii="Times New Roman" w:eastAsia="宋体" w:hAnsi="Times New Roman" w:cs="Times New Roman" w:hint="eastAsia"/>
          <w:sz w:val="24"/>
          <w:szCs w:val="24"/>
        </w:rPr>
        <w:t>NGS</w:t>
      </w:r>
      <w:r w:rsidRPr="009278E9">
        <w:rPr>
          <w:rFonts w:ascii="Times New Roman" w:eastAsia="宋体" w:hAnsi="Times New Roman" w:cs="Times New Roman"/>
          <w:sz w:val="24"/>
          <w:szCs w:val="24"/>
        </w:rPr>
        <w:t>双端测序</w:t>
      </w:r>
      <w:r w:rsidR="00CF1489" w:rsidRPr="009278E9">
        <w:rPr>
          <w:rFonts w:ascii="Times New Roman" w:eastAsia="宋体" w:hAnsi="Times New Roman" w:cs="Times New Roman"/>
          <w:sz w:val="24"/>
          <w:szCs w:val="24"/>
        </w:rPr>
        <w:t>读长为</w:t>
      </w:r>
      <w:r w:rsidR="00CF1489" w:rsidRPr="009278E9">
        <w:rPr>
          <w:rFonts w:ascii="Times New Roman" w:eastAsia="宋体" w:hAnsi="Times New Roman" w:cs="Times New Roman"/>
          <w:sz w:val="24"/>
          <w:szCs w:val="24"/>
        </w:rPr>
        <w:t>150 bp</w:t>
      </w:r>
      <w:r w:rsidR="00C535EE" w:rsidRPr="009278E9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两端总长</w:t>
      </w:r>
      <w:r w:rsidR="00C535EE" w:rsidRPr="009278E9">
        <w:rPr>
          <w:rFonts w:ascii="Times New Roman" w:eastAsia="宋体" w:hAnsi="Times New Roman" w:cs="Times New Roman"/>
          <w:sz w:val="24"/>
          <w:szCs w:val="24"/>
        </w:rPr>
        <w:t>约为</w:t>
      </w:r>
      <w:r w:rsidR="00C535EE" w:rsidRPr="009278E9">
        <w:rPr>
          <w:rFonts w:ascii="Times New Roman" w:eastAsia="宋体" w:hAnsi="Times New Roman" w:cs="Times New Roman"/>
          <w:sz w:val="24"/>
          <w:szCs w:val="24"/>
        </w:rPr>
        <w:t>300 bp</w:t>
      </w:r>
      <w:r w:rsidR="00C535EE" w:rsidRPr="009278E9">
        <w:rPr>
          <w:rFonts w:ascii="Times New Roman" w:eastAsia="宋体" w:hAnsi="Times New Roman" w:cs="Times New Roman"/>
          <w:sz w:val="24"/>
          <w:szCs w:val="24"/>
        </w:rPr>
        <w:t>，因此</w:t>
      </w:r>
      <w:r w:rsidR="00C57C7B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设计第一轮特异扩增的片段大</w:t>
      </w:r>
      <w:r w:rsidRPr="00505F18">
        <w:rPr>
          <w:rFonts w:ascii="宋体" w:eastAsia="宋体" w:hAnsi="宋体" w:cs="Times New Roman" w:hint="eastAsia"/>
          <w:sz w:val="24"/>
          <w:szCs w:val="24"/>
        </w:rPr>
        <w:t>小</w:t>
      </w:r>
      <w:r w:rsidR="00A65E9D">
        <w:rPr>
          <w:rFonts w:ascii="宋体" w:eastAsia="宋体" w:hAnsi="宋体" w:cs="Times New Roman" w:hint="eastAsia"/>
          <w:sz w:val="24"/>
          <w:szCs w:val="24"/>
        </w:rPr>
        <w:t>约</w:t>
      </w:r>
      <w:r w:rsidRPr="00505F18">
        <w:rPr>
          <w:rFonts w:ascii="Times New Roman" w:eastAsia="宋体" w:hAnsi="Times New Roman" w:cs="Times New Roman"/>
          <w:sz w:val="24"/>
          <w:szCs w:val="24"/>
        </w:rPr>
        <w:t>2</w:t>
      </w:r>
      <w:r w:rsidR="00A65E9D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505F18">
        <w:rPr>
          <w:rFonts w:ascii="Times New Roman" w:eastAsia="宋体" w:hAnsi="Times New Roman" w:cs="Times New Roman"/>
          <w:sz w:val="24"/>
          <w:szCs w:val="24"/>
        </w:rPr>
        <w:t>0</w:t>
      </w:r>
      <w:r w:rsidRPr="00505F18">
        <w:rPr>
          <w:rFonts w:ascii="Times New Roman" w:eastAsia="宋体" w:hAnsi="Times New Roman" w:cs="Times New Roman"/>
          <w:sz w:val="24"/>
          <w:szCs w:val="24"/>
        </w:rPr>
        <w:t>～</w:t>
      </w:r>
      <w:r w:rsidRPr="00505F18">
        <w:rPr>
          <w:rFonts w:ascii="Times New Roman" w:eastAsia="宋体" w:hAnsi="Times New Roman" w:cs="Times New Roman"/>
          <w:sz w:val="24"/>
          <w:szCs w:val="24"/>
        </w:rPr>
        <w:t>2</w:t>
      </w:r>
      <w:r w:rsidR="006A0821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505F18">
        <w:rPr>
          <w:rFonts w:ascii="Times New Roman" w:eastAsia="宋体" w:hAnsi="Times New Roman" w:cs="Times New Roman"/>
          <w:sz w:val="24"/>
          <w:szCs w:val="24"/>
        </w:rPr>
        <w:t>0 bp</w:t>
      </w:r>
      <w:r w:rsidRPr="00505F18">
        <w:rPr>
          <w:rFonts w:ascii="Times New Roman" w:eastAsia="宋体" w:hAnsi="Times New Roman" w:cs="Times New Roman"/>
          <w:sz w:val="24"/>
          <w:szCs w:val="24"/>
        </w:rPr>
        <w:t>（含</w:t>
      </w:r>
      <w:r>
        <w:rPr>
          <w:rFonts w:ascii="Times New Roman" w:eastAsia="宋体" w:hAnsi="Times New Roman" w:cs="Times New Roman" w:hint="eastAsia"/>
          <w:sz w:val="24"/>
          <w:szCs w:val="24"/>
        </w:rPr>
        <w:t>引物两端的桥接序列</w:t>
      </w:r>
      <w:r w:rsidR="00A65E9D">
        <w:rPr>
          <w:rFonts w:ascii="Times New Roman" w:eastAsia="宋体" w:hAnsi="Times New Roman" w:cs="Times New Roman" w:hint="eastAsia"/>
          <w:sz w:val="24"/>
          <w:szCs w:val="24"/>
        </w:rPr>
        <w:t>共</w:t>
      </w:r>
      <w:r w:rsidR="00A65E9D">
        <w:rPr>
          <w:rFonts w:ascii="Times New Roman" w:eastAsia="宋体" w:hAnsi="Times New Roman" w:cs="Times New Roman" w:hint="eastAsia"/>
          <w:sz w:val="24"/>
          <w:szCs w:val="24"/>
        </w:rPr>
        <w:t>32 bp</w:t>
      </w:r>
      <w:r w:rsidRPr="00505F18">
        <w:rPr>
          <w:rFonts w:ascii="宋体" w:eastAsia="宋体" w:hAnsi="宋体" w:cs="Times New Roman" w:hint="eastAsia"/>
          <w:sz w:val="24"/>
          <w:szCs w:val="24"/>
        </w:rPr>
        <w:t>）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EB2073">
        <w:rPr>
          <w:rFonts w:ascii="宋体" w:eastAsia="宋体" w:hAnsi="宋体" w:cs="Times New Roman" w:hint="eastAsia"/>
          <w:sz w:val="24"/>
          <w:szCs w:val="24"/>
        </w:rPr>
        <w:t>在检查</w:t>
      </w:r>
      <w:r w:rsidR="00255C84">
        <w:rPr>
          <w:rFonts w:ascii="宋体" w:eastAsia="宋体" w:hAnsi="宋体" w:cs="Times New Roman" w:hint="eastAsia"/>
          <w:sz w:val="24"/>
          <w:szCs w:val="24"/>
        </w:rPr>
        <w:t>特异引物</w:t>
      </w:r>
      <w:r w:rsidR="00255C84" w:rsidRPr="009278E9">
        <w:rPr>
          <w:rFonts w:ascii="Times New Roman" w:eastAsia="宋体" w:hAnsi="Times New Roman" w:cs="Times New Roman"/>
          <w:sz w:val="24"/>
          <w:szCs w:val="24"/>
        </w:rPr>
        <w:t>T#-F</w:t>
      </w:r>
      <w:r w:rsidR="00255C84" w:rsidRPr="009278E9">
        <w:rPr>
          <w:rFonts w:ascii="Times New Roman" w:eastAsia="宋体" w:hAnsi="Times New Roman" w:cs="Times New Roman"/>
          <w:sz w:val="24"/>
          <w:szCs w:val="24"/>
        </w:rPr>
        <w:t>和</w:t>
      </w:r>
      <w:r w:rsidR="00255C84" w:rsidRPr="009278E9">
        <w:rPr>
          <w:rFonts w:ascii="Times New Roman" w:eastAsia="宋体" w:hAnsi="Times New Roman" w:cs="Times New Roman"/>
          <w:sz w:val="24"/>
          <w:szCs w:val="24"/>
        </w:rPr>
        <w:t>T#-R</w:t>
      </w:r>
      <w:r w:rsidR="00EB2073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B2073" w:rsidRPr="009278E9">
        <w:rPr>
          <w:rFonts w:ascii="Times New Roman" w:eastAsia="宋体" w:hAnsi="Times New Roman" w:cs="Times New Roman"/>
          <w:sz w:val="24"/>
          <w:szCs w:val="24"/>
        </w:rPr>
        <w:t>位点特异配对部分</w:t>
      </w:r>
      <w:r w:rsidR="00255C84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B2073">
        <w:rPr>
          <w:rFonts w:ascii="Times New Roman" w:eastAsia="宋体" w:hAnsi="Times New Roman" w:cs="Times New Roman" w:hint="eastAsia"/>
          <w:sz w:val="24"/>
          <w:szCs w:val="24"/>
        </w:rPr>
        <w:t>特异性后，在它们的</w:t>
      </w:r>
      <w:r w:rsidR="00255C84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255C84">
        <w:rPr>
          <w:rFonts w:ascii="Times New Roman" w:eastAsia="宋体" w:hAnsi="Times New Roman" w:cs="Times New Roman"/>
          <w:sz w:val="24"/>
          <w:szCs w:val="24"/>
        </w:rPr>
        <w:t>’</w:t>
      </w:r>
      <w:r w:rsidR="00255C84">
        <w:rPr>
          <w:rFonts w:ascii="Times New Roman" w:eastAsia="宋体" w:hAnsi="Times New Roman" w:cs="Times New Roman" w:hint="eastAsia"/>
          <w:sz w:val="24"/>
          <w:szCs w:val="24"/>
        </w:rPr>
        <w:t>端</w:t>
      </w:r>
      <w:r w:rsidR="00EB2073">
        <w:rPr>
          <w:rFonts w:ascii="Times New Roman" w:eastAsia="宋体" w:hAnsi="Times New Roman" w:cs="Times New Roman" w:hint="eastAsia"/>
          <w:sz w:val="24"/>
          <w:szCs w:val="24"/>
        </w:rPr>
        <w:t>添加</w:t>
      </w:r>
      <w:r w:rsidR="00255C84">
        <w:rPr>
          <w:rFonts w:ascii="Times New Roman" w:eastAsia="宋体" w:hAnsi="Times New Roman" w:cs="Times New Roman" w:hint="eastAsia"/>
          <w:sz w:val="24"/>
          <w:szCs w:val="24"/>
        </w:rPr>
        <w:t>一段</w:t>
      </w:r>
      <w:r w:rsidR="00751542">
        <w:rPr>
          <w:rFonts w:ascii="Times New Roman" w:eastAsia="宋体" w:hAnsi="Times New Roman" w:cs="Times New Roman" w:hint="eastAsia"/>
          <w:sz w:val="24"/>
          <w:szCs w:val="24"/>
        </w:rPr>
        <w:t>16 nt</w:t>
      </w:r>
      <w:r w:rsidR="00EB2073">
        <w:rPr>
          <w:rFonts w:ascii="Times New Roman" w:eastAsia="宋体" w:hAnsi="Times New Roman" w:cs="Times New Roman" w:hint="eastAsia"/>
          <w:sz w:val="24"/>
          <w:szCs w:val="24"/>
        </w:rPr>
        <w:t>桥接序列。第一轮扩增的靶点特异性引物为：</w:t>
      </w:r>
    </w:p>
    <w:p w14:paraId="7DEE1F1C" w14:textId="26A9E52B" w:rsidR="00EB2073" w:rsidRPr="009278E9" w:rsidRDefault="00EB2073" w:rsidP="00EB207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278E9">
        <w:rPr>
          <w:rFonts w:ascii="Times New Roman" w:eastAsia="宋体" w:hAnsi="Times New Roman" w:cs="Times New Roman"/>
          <w:sz w:val="24"/>
          <w:szCs w:val="24"/>
        </w:rPr>
        <w:t>靶序列特异性正向引物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T#-F</w:t>
      </w:r>
      <w:r w:rsidRPr="009278E9">
        <w:rPr>
          <w:rFonts w:ascii="Times New Roman" w:eastAsia="宋体" w:hAnsi="Times New Roman" w:cs="Times New Roman"/>
          <w:sz w:val="24"/>
          <w:szCs w:val="24"/>
        </w:rPr>
        <w:t>：</w:t>
      </w:r>
      <w:r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9278E9">
        <w:rPr>
          <w:rFonts w:ascii="Times New Roman" w:eastAsia="宋体" w:hAnsi="Times New Roman" w:cs="Times New Roman"/>
          <w:sz w:val="24"/>
          <w:szCs w:val="24"/>
        </w:rPr>
        <w:t>ctcggagtgatcgcacNNNNNN…NNNNN-3’</w:t>
      </w:r>
      <w:r w:rsidRPr="009278E9">
        <w:rPr>
          <w:rFonts w:ascii="Times New Roman" w:eastAsia="宋体" w:hAnsi="Times New Roman" w:cs="Times New Roman"/>
          <w:sz w:val="24"/>
          <w:szCs w:val="24"/>
        </w:rPr>
        <w:t>（</w:t>
      </w:r>
      <w:r w:rsidRPr="009278E9">
        <w:rPr>
          <w:rFonts w:ascii="Times New Roman" w:eastAsia="宋体" w:hAnsi="Times New Roman" w:cs="Times New Roman"/>
          <w:sz w:val="24"/>
          <w:szCs w:val="24"/>
        </w:rPr>
        <w:t>17</w:t>
      </w:r>
      <w:r w:rsidR="00686463">
        <w:rPr>
          <w:rFonts w:ascii="Times New Roman" w:eastAsia="宋体" w:hAnsi="Times New Roman" w:cs="Times New Roman" w:hint="eastAsia"/>
          <w:sz w:val="24"/>
          <w:szCs w:val="24"/>
        </w:rPr>
        <w:t>～</w:t>
      </w:r>
      <w:r w:rsidRPr="009278E9">
        <w:rPr>
          <w:rFonts w:ascii="Times New Roman" w:eastAsia="宋体" w:hAnsi="Times New Roman" w:cs="Times New Roman"/>
          <w:sz w:val="24"/>
          <w:szCs w:val="24"/>
        </w:rPr>
        <w:t xml:space="preserve">19 </w:t>
      </w:r>
      <w:r w:rsidR="00751542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9278E9">
        <w:rPr>
          <w:rFonts w:ascii="Times New Roman" w:eastAsia="宋体" w:hAnsi="Times New Roman" w:cs="Times New Roman"/>
          <w:sz w:val="24"/>
          <w:szCs w:val="24"/>
        </w:rPr>
        <w:t>N</w:t>
      </w:r>
      <w:r w:rsidRPr="009278E9">
        <w:rPr>
          <w:rFonts w:ascii="Times New Roman" w:eastAsia="宋体" w:hAnsi="Times New Roman" w:cs="Times New Roman"/>
          <w:sz w:val="24"/>
          <w:szCs w:val="24"/>
        </w:rPr>
        <w:t>为基因组位点特异配对区，</w:t>
      </w:r>
      <w:r w:rsidR="005A5DDF">
        <w:rPr>
          <w:rFonts w:ascii="Times New Roman" w:eastAsia="宋体" w:hAnsi="Times New Roman" w:cs="Times New Roman"/>
          <w:sz w:val="24"/>
          <w:szCs w:val="24"/>
        </w:rPr>
        <w:t>T</w:t>
      </w:r>
      <w:r w:rsidR="005A5DDF">
        <w:rPr>
          <w:rFonts w:ascii="Times New Roman" w:eastAsia="宋体" w:hAnsi="Times New Roman" w:cs="Times New Roman" w:hint="eastAsia"/>
          <w:sz w:val="24"/>
          <w:szCs w:val="24"/>
        </w:rPr>
        <w:t>m = 56</w:t>
      </w:r>
      <w:r w:rsidR="005A5DDF">
        <w:rPr>
          <w:rFonts w:ascii="Times New Roman" w:eastAsia="宋体" w:hAnsi="Times New Roman" w:cs="Times New Roman" w:hint="eastAsia"/>
          <w:sz w:val="24"/>
          <w:szCs w:val="24"/>
        </w:rPr>
        <w:t>℃</w:t>
      </w:r>
      <w:r w:rsidR="005A5DDF">
        <w:rPr>
          <w:rFonts w:ascii="Times New Roman" w:eastAsia="宋体" w:hAnsi="Times New Roman" w:cs="Times New Roman" w:hint="eastAsia"/>
          <w:sz w:val="24"/>
          <w:szCs w:val="24"/>
        </w:rPr>
        <w:t>~58</w:t>
      </w:r>
      <w:r w:rsidR="005A5DDF">
        <w:rPr>
          <w:rFonts w:ascii="Times New Roman" w:eastAsia="宋体" w:hAnsi="Times New Roman" w:cs="Times New Roman" w:hint="eastAsia"/>
          <w:sz w:val="24"/>
          <w:szCs w:val="24"/>
        </w:rPr>
        <w:t>℃；</w:t>
      </w:r>
      <w:r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Pr="009278E9">
        <w:rPr>
          <w:rFonts w:ascii="Times New Roman" w:eastAsia="宋体" w:hAnsi="Times New Roman" w:cs="Times New Roman"/>
          <w:sz w:val="24"/>
          <w:szCs w:val="24"/>
        </w:rPr>
        <w:t>端小写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16 nt</w:t>
      </w:r>
      <w:r w:rsidRPr="009278E9">
        <w:rPr>
          <w:rFonts w:ascii="Times New Roman" w:eastAsia="宋体" w:hAnsi="Times New Roman" w:cs="Times New Roman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686463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686463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686463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686463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配对的</w:t>
      </w:r>
      <w:r w:rsidRPr="009278E9">
        <w:rPr>
          <w:rFonts w:ascii="Times New Roman" w:eastAsia="宋体" w:hAnsi="Times New Roman" w:cs="Times New Roman"/>
          <w:sz w:val="24"/>
          <w:szCs w:val="24"/>
        </w:rPr>
        <w:t>接桥</w:t>
      </w:r>
      <w:r>
        <w:rPr>
          <w:rFonts w:ascii="Times New Roman" w:eastAsia="宋体" w:hAnsi="Times New Roman" w:cs="Times New Roman" w:hint="eastAsia"/>
          <w:sz w:val="24"/>
          <w:szCs w:val="24"/>
        </w:rPr>
        <w:t>序列</w:t>
      </w:r>
      <w:r w:rsidRPr="009278E9">
        <w:rPr>
          <w:rFonts w:ascii="Times New Roman" w:eastAsia="宋体" w:hAnsi="Times New Roman" w:cs="Times New Roman"/>
          <w:sz w:val="24"/>
          <w:szCs w:val="24"/>
        </w:rPr>
        <w:t>）</w:t>
      </w:r>
      <w:r w:rsidRPr="009278E9">
        <w:rPr>
          <w:rFonts w:ascii="Times New Roman" w:eastAsia="宋体" w:hAnsi="Times New Roman" w:cs="Times New Roman"/>
          <w:sz w:val="24"/>
          <w:szCs w:val="24"/>
        </w:rPr>
        <w:t>;</w:t>
      </w:r>
    </w:p>
    <w:p w14:paraId="332C603F" w14:textId="60BB36A4" w:rsidR="00EB2073" w:rsidRDefault="00EB2073" w:rsidP="00EB207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靶序列</w:t>
      </w:r>
      <w:r w:rsidRPr="009278E9">
        <w:rPr>
          <w:rFonts w:ascii="Times New Roman" w:eastAsia="宋体" w:hAnsi="Times New Roman" w:cs="Times New Roman"/>
          <w:sz w:val="24"/>
          <w:szCs w:val="24"/>
        </w:rPr>
        <w:t>特异反向引物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T#-R</w:t>
      </w:r>
      <w:r w:rsidRPr="009278E9">
        <w:rPr>
          <w:rFonts w:ascii="Times New Roman" w:eastAsia="宋体" w:hAnsi="Times New Roman" w:cs="Times New Roman"/>
          <w:sz w:val="24"/>
          <w:szCs w:val="24"/>
        </w:rPr>
        <w:t>：</w:t>
      </w:r>
      <w:r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9278E9">
        <w:rPr>
          <w:rFonts w:ascii="Times New Roman" w:eastAsia="宋体" w:hAnsi="Times New Roman" w:cs="Times New Roman"/>
          <w:sz w:val="24"/>
          <w:szCs w:val="24"/>
        </w:rPr>
        <w:t>ctgagaggctggatggNNNNNN…NNNNN-3’</w:t>
      </w:r>
      <w:r w:rsidRPr="009278E9">
        <w:rPr>
          <w:rFonts w:ascii="Times New Roman" w:eastAsia="宋体" w:hAnsi="Times New Roman" w:cs="Times New Roman"/>
          <w:sz w:val="24"/>
          <w:szCs w:val="24"/>
        </w:rPr>
        <w:t>（</w:t>
      </w:r>
      <w:r w:rsidRPr="009278E9">
        <w:rPr>
          <w:rFonts w:ascii="Times New Roman" w:eastAsia="宋体" w:hAnsi="Times New Roman" w:cs="Times New Roman"/>
          <w:sz w:val="24"/>
          <w:szCs w:val="24"/>
        </w:rPr>
        <w:t>17</w:t>
      </w:r>
      <w:r w:rsidR="00686463">
        <w:rPr>
          <w:rFonts w:ascii="Times New Roman" w:eastAsia="宋体" w:hAnsi="Times New Roman" w:cs="Times New Roman" w:hint="eastAsia"/>
          <w:sz w:val="24"/>
          <w:szCs w:val="24"/>
        </w:rPr>
        <w:t>～</w:t>
      </w:r>
      <w:r w:rsidRPr="009278E9">
        <w:rPr>
          <w:rFonts w:ascii="Times New Roman" w:eastAsia="宋体" w:hAnsi="Times New Roman" w:cs="Times New Roman"/>
          <w:sz w:val="24"/>
          <w:szCs w:val="24"/>
        </w:rPr>
        <w:t>19</w:t>
      </w:r>
      <w:r w:rsidR="00751542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9278E9">
        <w:rPr>
          <w:rFonts w:ascii="Times New Roman" w:eastAsia="宋体" w:hAnsi="Times New Roman" w:cs="Times New Roman"/>
          <w:sz w:val="24"/>
          <w:szCs w:val="24"/>
        </w:rPr>
        <w:t>N</w:t>
      </w:r>
      <w:r w:rsidRPr="009278E9">
        <w:rPr>
          <w:rFonts w:ascii="Times New Roman" w:eastAsia="宋体" w:hAnsi="Times New Roman" w:cs="Times New Roman"/>
          <w:sz w:val="24"/>
          <w:szCs w:val="24"/>
        </w:rPr>
        <w:t>为基因组位点特异配对区</w:t>
      </w:r>
      <w:r w:rsidRPr="009278E9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="007C48D3">
        <w:rPr>
          <w:rFonts w:ascii="Times New Roman" w:eastAsia="宋体" w:hAnsi="Times New Roman" w:cs="Times New Roman"/>
          <w:sz w:val="24"/>
          <w:szCs w:val="24"/>
        </w:rPr>
        <w:t>T</w:t>
      </w:r>
      <w:r w:rsidR="007C48D3">
        <w:rPr>
          <w:rFonts w:ascii="Times New Roman" w:eastAsia="宋体" w:hAnsi="Times New Roman" w:cs="Times New Roman" w:hint="eastAsia"/>
          <w:sz w:val="24"/>
          <w:szCs w:val="24"/>
        </w:rPr>
        <w:t>m = 56</w:t>
      </w:r>
      <w:r w:rsidR="007C48D3">
        <w:rPr>
          <w:rFonts w:ascii="Times New Roman" w:eastAsia="宋体" w:hAnsi="Times New Roman" w:cs="Times New Roman" w:hint="eastAsia"/>
          <w:sz w:val="24"/>
          <w:szCs w:val="24"/>
        </w:rPr>
        <w:t>℃</w:t>
      </w:r>
      <w:r w:rsidR="007C48D3">
        <w:rPr>
          <w:rFonts w:ascii="Times New Roman" w:eastAsia="宋体" w:hAnsi="Times New Roman" w:cs="Times New Roman" w:hint="eastAsia"/>
          <w:sz w:val="24"/>
          <w:szCs w:val="24"/>
        </w:rPr>
        <w:t>~58</w:t>
      </w:r>
      <w:r w:rsidR="007C48D3">
        <w:rPr>
          <w:rFonts w:ascii="Times New Roman" w:eastAsia="宋体" w:hAnsi="Times New Roman" w:cs="Times New Roman" w:hint="eastAsia"/>
          <w:sz w:val="24"/>
          <w:szCs w:val="24"/>
        </w:rPr>
        <w:t>℃；</w:t>
      </w:r>
      <w:r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Pr="009278E9">
        <w:rPr>
          <w:rFonts w:ascii="Times New Roman" w:eastAsia="宋体" w:hAnsi="Times New Roman" w:cs="Times New Roman"/>
          <w:sz w:val="24"/>
          <w:szCs w:val="24"/>
        </w:rPr>
        <w:t>端小写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16 nt</w:t>
      </w:r>
      <w:r w:rsidRPr="009278E9">
        <w:rPr>
          <w:rFonts w:ascii="Times New Roman" w:eastAsia="宋体" w:hAnsi="Times New Roman" w:cs="Times New Roman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686463"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="00686463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686463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686463" w:rsidRPr="00D93376"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配对的</w:t>
      </w:r>
      <w:r w:rsidRPr="009278E9">
        <w:rPr>
          <w:rFonts w:ascii="Times New Roman" w:eastAsia="宋体" w:hAnsi="Times New Roman" w:cs="Times New Roman"/>
          <w:sz w:val="24"/>
          <w:szCs w:val="24"/>
        </w:rPr>
        <w:t>接桥</w:t>
      </w:r>
      <w:r>
        <w:rPr>
          <w:rFonts w:ascii="Times New Roman" w:eastAsia="宋体" w:hAnsi="Times New Roman" w:cs="Times New Roman" w:hint="eastAsia"/>
          <w:sz w:val="24"/>
          <w:szCs w:val="24"/>
        </w:rPr>
        <w:t>序列</w:t>
      </w:r>
      <w:r w:rsidRPr="009278E9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365D6AE" w14:textId="269CCCD5" w:rsidR="00284BC8" w:rsidRDefault="00284BC8" w:rsidP="00EB207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ii</w:t>
      </w:r>
      <w:r w:rsidR="00C16974">
        <w:rPr>
          <w:rFonts w:ascii="Times New Roman" w:eastAsia="宋体" w:hAnsi="Times New Roman" w:cs="Times New Roman" w:hint="eastAsia"/>
          <w:sz w:val="24"/>
          <w:szCs w:val="24"/>
        </w:rPr>
        <w:t>）通用引物</w:t>
      </w:r>
      <w:r w:rsidR="0098674E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98674E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98674E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98674E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8674E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98674E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98674E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98674E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98674E" w:rsidRPr="00D93376">
        <w:rPr>
          <w:rFonts w:ascii="Times New Roman" w:eastAsia="宋体" w:hAnsi="Times New Roman" w:cs="Times New Roman"/>
          <w:sz w:val="24"/>
          <w:szCs w:val="24"/>
        </w:rPr>
        <w:t>R</w:t>
      </w:r>
    </w:p>
    <w:p w14:paraId="3078A74E" w14:textId="115EC5B3" w:rsidR="009278E9" w:rsidRDefault="0098674E" w:rsidP="009278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274FFC">
        <w:rPr>
          <w:rFonts w:ascii="Times New Roman" w:eastAsia="宋体" w:hAnsi="Times New Roman" w:cs="Times New Roman" w:hint="eastAsia"/>
          <w:sz w:val="24"/>
          <w:szCs w:val="24"/>
        </w:rPr>
        <w:t>从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’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’</w:t>
      </w:r>
      <w:r>
        <w:rPr>
          <w:rFonts w:ascii="Times New Roman" w:eastAsia="宋体" w:hAnsi="Times New Roman" w:cs="Times New Roman" w:hint="eastAsia"/>
          <w:sz w:val="24"/>
          <w:szCs w:val="24"/>
        </w:rPr>
        <w:t>端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含有</w:t>
      </w:r>
      <w:r w:rsidR="00274FFC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文</w:t>
      </w:r>
      <w:r w:rsidR="00274FFC">
        <w:rPr>
          <w:rFonts w:ascii="Times New Roman" w:eastAsia="宋体" w:hAnsi="Times New Roman" w:cs="Times New Roman" w:hint="eastAsia"/>
          <w:sz w:val="24"/>
          <w:szCs w:val="24"/>
        </w:rPr>
        <w:t>库接头匹配的序列、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指示各样品对应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PCR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板上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96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孔位置（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A1~H12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barcode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碱基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D93376">
        <w:rPr>
          <w:rFonts w:ascii="Times New Roman" w:eastAsia="宋体" w:hAnsi="Times New Roman" w:cs="Times New Roman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D93376">
        <w:rPr>
          <w:rFonts w:ascii="Times New Roman" w:eastAsia="宋体" w:hAnsi="Times New Roman" w:cs="Times New Roman"/>
          <w:sz w:val="24"/>
          <w:szCs w:val="24"/>
        </w:rPr>
        <w:t>nt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 w:rsidR="00274FFC">
        <w:rPr>
          <w:rFonts w:ascii="Times New Roman" w:eastAsia="宋体" w:hAnsi="Times New Roman" w:cs="Times New Roman" w:hint="eastAsia"/>
          <w:sz w:val="24"/>
          <w:szCs w:val="24"/>
        </w:rPr>
        <w:t>、以及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结合第一轮产物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296196">
        <w:rPr>
          <w:rFonts w:ascii="Times New Roman" w:eastAsia="宋体" w:hAnsi="Times New Roman" w:cs="Times New Roman"/>
          <w:sz w:val="24"/>
          <w:szCs w:val="24"/>
        </w:rPr>
        <w:t>’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端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16 nt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桥接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序列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，共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96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条；</w:t>
      </w:r>
      <w:r w:rsidR="00296196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296196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含有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文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库接头匹配的序列、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指示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PCR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板编号的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barcode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碱基、以及结合第一轮产物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296196">
        <w:rPr>
          <w:rFonts w:ascii="Times New Roman" w:eastAsia="宋体" w:hAnsi="Times New Roman" w:cs="Times New Roman"/>
          <w:sz w:val="24"/>
          <w:szCs w:val="24"/>
        </w:rPr>
        <w:t>’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端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16 nt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桥接的序列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，一</w:t>
      </w:r>
      <w:r w:rsidR="002E3EF3">
        <w:rPr>
          <w:rFonts w:ascii="Times New Roman" w:eastAsia="宋体" w:hAnsi="Times New Roman" w:cs="Times New Roman"/>
          <w:sz w:val="24"/>
          <w:szCs w:val="24"/>
        </w:rPr>
        <w:t>块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PCR</w:t>
      </w:r>
      <w:r w:rsidR="002E3EF3" w:rsidRPr="00D93376">
        <w:rPr>
          <w:rFonts w:ascii="Times New Roman" w:eastAsia="宋体" w:hAnsi="Times New Roman" w:cs="Times New Roman"/>
          <w:sz w:val="24"/>
          <w:szCs w:val="24"/>
        </w:rPr>
        <w:t>板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使用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1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条</w:t>
      </w:r>
      <w:r w:rsidR="00296196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296196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。用户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可根据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实验室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实际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需求合成</w:t>
      </w:r>
      <w:r w:rsidR="00296196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296196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条数</w:t>
      </w:r>
      <w:r w:rsidR="0090375B">
        <w:rPr>
          <w:rFonts w:ascii="Times New Roman" w:eastAsia="宋体" w:hAnsi="Times New Roman" w:cs="Times New Roman" w:hint="eastAsia"/>
          <w:sz w:val="24"/>
          <w:szCs w:val="24"/>
        </w:rPr>
        <w:t>，本方法提供了</w:t>
      </w:r>
      <w:r w:rsidR="0090375B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90375B">
        <w:rPr>
          <w:rFonts w:ascii="Times New Roman" w:eastAsia="宋体" w:hAnsi="Times New Roman" w:cs="Times New Roman" w:hint="eastAsia"/>
          <w:sz w:val="24"/>
          <w:szCs w:val="24"/>
        </w:rPr>
        <w:t>条</w:t>
      </w:r>
      <w:r w:rsidR="0090375B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90375B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90375B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90375B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90375B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90375B">
        <w:rPr>
          <w:rFonts w:ascii="Times New Roman" w:eastAsia="宋体" w:hAnsi="Times New Roman" w:cs="Times New Roman" w:hint="eastAsia"/>
          <w:sz w:val="24"/>
          <w:szCs w:val="24"/>
        </w:rPr>
        <w:t>供选择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93376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r w:rsidR="00D93376">
        <w:rPr>
          <w:rFonts w:ascii="Times New Roman" w:eastAsia="宋体" w:hAnsi="Times New Roman" w:cs="Times New Roman" w:hint="eastAsia"/>
          <w:sz w:val="24"/>
          <w:szCs w:val="24"/>
        </w:rPr>
        <w:t>中内置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296196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296196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296196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BE7D69">
        <w:rPr>
          <w:rFonts w:ascii="Times New Roman" w:eastAsia="宋体" w:hAnsi="Times New Roman" w:cs="Times New Roman" w:hint="eastAsia"/>
          <w:sz w:val="24"/>
          <w:szCs w:val="24"/>
        </w:rPr>
        <w:t>（具体序列见附表</w:t>
      </w:r>
      <w:r w:rsidR="00BE7D69">
        <w:rPr>
          <w:rFonts w:ascii="Times New Roman" w:eastAsia="宋体" w:hAnsi="Times New Roman" w:cs="Times New Roman" w:hint="eastAsia"/>
          <w:sz w:val="24"/>
          <w:szCs w:val="24"/>
        </w:rPr>
        <w:t>1-HiDecode</w:t>
      </w:r>
      <w:r w:rsidR="00BE7D69">
        <w:rPr>
          <w:rFonts w:ascii="Times New Roman" w:eastAsia="宋体" w:hAnsi="Times New Roman" w:cs="Times New Roman" w:hint="eastAsia"/>
          <w:sz w:val="24"/>
          <w:szCs w:val="24"/>
        </w:rPr>
        <w:t>所有引物序列</w:t>
      </w:r>
      <w:r w:rsidR="00BE7D69">
        <w:rPr>
          <w:rFonts w:ascii="Times New Roman" w:eastAsia="宋体" w:hAnsi="Times New Roman" w:cs="Times New Roman"/>
          <w:sz w:val="24"/>
          <w:szCs w:val="24"/>
        </w:rPr>
        <w:t>.</w:t>
      </w:r>
      <w:r w:rsidR="00BE7D69">
        <w:rPr>
          <w:rFonts w:ascii="Times New Roman" w:eastAsia="宋体" w:hAnsi="Times New Roman" w:cs="Times New Roman" w:hint="eastAsia"/>
          <w:sz w:val="24"/>
          <w:szCs w:val="24"/>
        </w:rPr>
        <w:t>xlsx</w:t>
      </w:r>
      <w:r w:rsidR="00BE7D69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25AC048" w14:textId="108B90A5" w:rsidR="005B7FB9" w:rsidRDefault="00296196" w:rsidP="009278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5B7FB9" w:rsidRPr="005B7FB9">
        <w:rPr>
          <w:rFonts w:ascii="Times New Roman" w:eastAsia="宋体" w:hAnsi="Times New Roman" w:cs="Times New Roman" w:hint="eastAsia"/>
          <w:sz w:val="24"/>
          <w:szCs w:val="24"/>
          <w:u w:val="single"/>
        </w:rPr>
        <w:t>CGCTCTTCCGATCTGTCA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NNNNNNctcggagtgatcgcac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-3’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（下划线序列为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与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文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库引物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配对的接头序列，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 xml:space="preserve">6 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为区分</w:t>
      </w:r>
      <w:r w:rsidR="005B7FB9" w:rsidRPr="00D93376">
        <w:rPr>
          <w:rFonts w:ascii="Times New Roman" w:eastAsia="宋体" w:hAnsi="Times New Roman" w:cs="Times New Roman"/>
          <w:sz w:val="24"/>
          <w:szCs w:val="24"/>
        </w:rPr>
        <w:t>PCR</w:t>
      </w:r>
      <w:r w:rsidR="005B7FB9" w:rsidRPr="00D93376">
        <w:rPr>
          <w:rFonts w:ascii="Times New Roman" w:eastAsia="宋体" w:hAnsi="Times New Roman" w:cs="Times New Roman"/>
          <w:sz w:val="24"/>
          <w:szCs w:val="24"/>
        </w:rPr>
        <w:t>板上</w:t>
      </w:r>
      <w:r w:rsidR="005B7FB9" w:rsidRPr="00D93376">
        <w:rPr>
          <w:rFonts w:ascii="Times New Roman" w:eastAsia="宋体" w:hAnsi="Times New Roman" w:cs="Times New Roman"/>
          <w:sz w:val="24"/>
          <w:szCs w:val="24"/>
        </w:rPr>
        <w:t>96</w:t>
      </w:r>
      <w:r w:rsidR="005B7FB9" w:rsidRPr="00D93376">
        <w:rPr>
          <w:rFonts w:ascii="Times New Roman" w:eastAsia="宋体" w:hAnsi="Times New Roman" w:cs="Times New Roman"/>
          <w:sz w:val="24"/>
          <w:szCs w:val="24"/>
        </w:rPr>
        <w:t>孔位置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A1~H12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的特异性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序列，小写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16 nt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921997">
        <w:rPr>
          <w:rFonts w:ascii="Times New Roman" w:eastAsia="宋体" w:hAnsi="Times New Roman" w:cs="Times New Roman" w:hint="eastAsia"/>
          <w:sz w:val="24"/>
          <w:szCs w:val="24"/>
        </w:rPr>
        <w:t>结合第一轮产物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正向</w:t>
      </w:r>
      <w:r w:rsidR="00921997">
        <w:rPr>
          <w:rFonts w:ascii="Times New Roman" w:eastAsia="宋体" w:hAnsi="Times New Roman" w:cs="Times New Roman" w:hint="eastAsia"/>
          <w:sz w:val="24"/>
          <w:szCs w:val="24"/>
        </w:rPr>
        <w:t>桥接序列的碱基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797FFA79" w14:textId="484E2DFF" w:rsidR="005B7FB9" w:rsidRDefault="00296196" w:rsidP="00283134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5B7FB9" w:rsidRPr="00E05684">
        <w:rPr>
          <w:rFonts w:ascii="Times New Roman" w:eastAsia="宋体" w:hAnsi="Times New Roman" w:cs="Times New Roman"/>
          <w:sz w:val="24"/>
          <w:szCs w:val="24"/>
          <w:u w:val="single"/>
        </w:rPr>
        <w:t>CAGACGTGTGCTCTTC</w:t>
      </w:r>
      <w:r w:rsidR="005B7FB9" w:rsidRPr="00152A23">
        <w:rPr>
          <w:rFonts w:ascii="Times New Roman" w:eastAsia="宋体" w:hAnsi="Times New Roman" w:cs="Times New Roman"/>
          <w:sz w:val="24"/>
          <w:szCs w:val="24"/>
          <w:u w:val="single"/>
        </w:rPr>
        <w:t>C</w:t>
      </w:r>
      <w:r w:rsidR="005B7FB9" w:rsidRPr="005B7FB9">
        <w:rPr>
          <w:rFonts w:ascii="Times New Roman" w:eastAsia="宋体" w:hAnsi="Times New Roman" w:cs="Times New Roman"/>
          <w:sz w:val="24"/>
          <w:szCs w:val="24"/>
        </w:rPr>
        <w:t>GATCTCTGTNNNNNNctgagaggctggatgg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-3’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（下划线序列为与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文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库引物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配对的接头序列，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 xml:space="preserve">6 </w:t>
      </w:r>
      <w:r w:rsidR="00064666">
        <w:rPr>
          <w:rFonts w:ascii="Times New Roman" w:eastAsia="宋体" w:hAnsi="Times New Roman" w:cs="Times New Roman" w:hint="eastAsia"/>
          <w:sz w:val="24"/>
          <w:szCs w:val="24"/>
        </w:rPr>
        <w:t>nt</w:t>
      </w:r>
      <w:r w:rsidR="00064666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为区分不同</w:t>
      </w:r>
      <w:r w:rsidR="00E05684" w:rsidRPr="00D93376">
        <w:rPr>
          <w:rFonts w:ascii="Times New Roman" w:eastAsia="宋体" w:hAnsi="Times New Roman" w:cs="Times New Roman"/>
          <w:sz w:val="24"/>
          <w:szCs w:val="24"/>
        </w:rPr>
        <w:t>PCR</w:t>
      </w:r>
      <w:r w:rsidR="00E05684" w:rsidRPr="00D93376">
        <w:rPr>
          <w:rFonts w:ascii="Times New Roman" w:eastAsia="宋体" w:hAnsi="Times New Roman" w:cs="Times New Roman"/>
          <w:sz w:val="24"/>
          <w:szCs w:val="24"/>
        </w:rPr>
        <w:t>板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的特异性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序列，小写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16 nt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921997">
        <w:rPr>
          <w:rFonts w:ascii="Times New Roman" w:eastAsia="宋体" w:hAnsi="Times New Roman" w:cs="Times New Roman" w:hint="eastAsia"/>
          <w:sz w:val="24"/>
          <w:szCs w:val="24"/>
        </w:rPr>
        <w:t>结合第一轮产物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反向互补</w:t>
      </w:r>
      <w:r w:rsidR="00921997">
        <w:rPr>
          <w:rFonts w:ascii="Times New Roman" w:eastAsia="宋体" w:hAnsi="Times New Roman" w:cs="Times New Roman" w:hint="eastAsia"/>
          <w:sz w:val="24"/>
          <w:szCs w:val="24"/>
        </w:rPr>
        <w:t>桥接序列的碱基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28313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8B3E35" w14:textId="07BD4445" w:rsidR="00B06F68" w:rsidRDefault="00D46C20" w:rsidP="00283134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建议提前将</w:t>
      </w:r>
      <w:r w:rsidR="00064CAC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064CAC">
        <w:rPr>
          <w:rFonts w:ascii="Times New Roman" w:eastAsia="宋体" w:hAnsi="Times New Roman" w:cs="Times New Roman" w:hint="eastAsia"/>
          <w:sz w:val="24"/>
          <w:szCs w:val="24"/>
        </w:rPr>
        <w:t>条</w:t>
      </w:r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1.0 </w:t>
      </w:r>
      <w:r w:rsidRPr="00837E7E">
        <w:rPr>
          <w:rFonts w:ascii="Times New Roman" w:eastAsia="宋体" w:hAnsi="Times New Roman" w:cs="Times New Roman"/>
          <w:sz w:val="24"/>
          <w:szCs w:val="24"/>
        </w:rPr>
        <w:t>μ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）分装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20 </w:t>
      </w:r>
      <w:r w:rsidRPr="00837E7E">
        <w:rPr>
          <w:rFonts w:ascii="Times New Roman" w:eastAsia="宋体" w:hAnsi="Times New Roman" w:cs="Times New Roman"/>
          <w:sz w:val="24"/>
          <w:szCs w:val="24"/>
        </w:rPr>
        <w:t>μL</w:t>
      </w:r>
      <w:r>
        <w:rPr>
          <w:rFonts w:ascii="Times New Roman" w:eastAsia="宋体" w:hAnsi="Times New Roman" w:cs="Times New Roman" w:hint="eastAsia"/>
          <w:sz w:val="24"/>
          <w:szCs w:val="24"/>
        </w:rPr>
        <w:t>至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板</w:t>
      </w:r>
      <w:r w:rsidR="00171543">
        <w:rPr>
          <w:rFonts w:ascii="Times New Roman" w:eastAsia="宋体" w:hAnsi="Times New Roman" w:cs="Times New Roman" w:hint="eastAsia"/>
          <w:sz w:val="24"/>
          <w:szCs w:val="24"/>
        </w:rPr>
        <w:t>，方便使用</w:t>
      </w:r>
      <w:r w:rsidR="00171543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171543">
        <w:rPr>
          <w:rFonts w:ascii="Times New Roman" w:eastAsia="宋体" w:hAnsi="Times New Roman" w:cs="Times New Roman" w:hint="eastAsia"/>
          <w:sz w:val="24"/>
          <w:szCs w:val="24"/>
        </w:rPr>
        <w:t>孔针取样器或者多通道移液器取样</w:t>
      </w:r>
      <w:r w:rsidR="00064CA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64CAC">
        <w:rPr>
          <w:rFonts w:ascii="Times New Roman" w:eastAsia="宋体" w:hAnsi="Times New Roman" w:cs="Times New Roman" w:hint="eastAsia"/>
          <w:sz w:val="24"/>
          <w:szCs w:val="24"/>
        </w:rPr>
        <w:t>-20</w:t>
      </w:r>
      <w:r w:rsidR="00064CAC" w:rsidRPr="009B276C">
        <w:rPr>
          <w:rFonts w:ascii="Times New Roman" w:eastAsia="宋体" w:hAnsi="Times New Roman" w:cs="Times New Roman"/>
          <w:sz w:val="24"/>
          <w:szCs w:val="24"/>
        </w:rPr>
        <w:t>℃</w:t>
      </w:r>
      <w:r w:rsidR="00064CAC">
        <w:rPr>
          <w:rFonts w:ascii="Times New Roman" w:eastAsia="宋体" w:hAnsi="Times New Roman" w:cs="Times New Roman" w:hint="eastAsia"/>
          <w:sz w:val="24"/>
          <w:szCs w:val="24"/>
        </w:rPr>
        <w:t>保存</w:t>
      </w:r>
      <w:r>
        <w:rPr>
          <w:rFonts w:ascii="Times New Roman" w:eastAsia="宋体" w:hAnsi="Times New Roman" w:cs="Times New Roman" w:hint="eastAsia"/>
          <w:sz w:val="24"/>
          <w:szCs w:val="24"/>
        </w:rPr>
        <w:t>备用</w:t>
      </w:r>
      <w:r w:rsidR="0017154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0F1FBC2" w14:textId="1FE5A7A9" w:rsidR="00BE7D69" w:rsidRDefault="00224918" w:rsidP="00283134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iii</w:t>
      </w:r>
      <w:r>
        <w:rPr>
          <w:rFonts w:ascii="Times New Roman" w:eastAsia="宋体" w:hAnsi="Times New Roman" w:cs="Times New Roman" w:hint="eastAsia"/>
          <w:sz w:val="24"/>
          <w:szCs w:val="24"/>
        </w:rPr>
        <w:t>）文库接头引物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</w:p>
    <w:p w14:paraId="526ABFF5" w14:textId="1C4AA8ED" w:rsidR="00283134" w:rsidRDefault="008E16A7" w:rsidP="00EA1C6F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NGS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测序</w:t>
      </w:r>
      <w:r>
        <w:rPr>
          <w:rFonts w:ascii="Times New Roman" w:eastAsia="宋体" w:hAnsi="Times New Roman" w:cs="Times New Roman" w:hint="eastAsia"/>
          <w:sz w:val="24"/>
          <w:szCs w:val="24"/>
        </w:rPr>
        <w:t>接头可以通过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方法引入扩增子中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接头中含有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实验室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(Laboratory)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特异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ins w:id="103" w:author="xianrong xie" w:date="2024-07-20T16:47:00Z">
        <w:r w:rsidR="00216AAD">
          <w:rPr>
            <w:rFonts w:ascii="Times New Roman" w:eastAsia="宋体" w:hAnsi="Times New Roman" w:cs="Times New Roman" w:hint="eastAsia"/>
            <w:sz w:val="24"/>
            <w:szCs w:val="24"/>
          </w:rPr>
          <w:t>（</w:t>
        </w:r>
        <w:r w:rsidR="007041B8">
          <w:rPr>
            <w:rFonts w:ascii="Times New Roman" w:eastAsia="宋体" w:hAnsi="Times New Roman" w:cs="Times New Roman" w:hint="eastAsia"/>
            <w:sz w:val="24"/>
            <w:szCs w:val="24"/>
          </w:rPr>
          <w:t>命名为</w:t>
        </w:r>
        <w:r w:rsidR="00216AAD">
          <w:rPr>
            <w:rFonts w:ascii="Times New Roman" w:eastAsia="宋体" w:hAnsi="Times New Roman" w:cs="Times New Roman" w:hint="eastAsia"/>
            <w:sz w:val="24"/>
            <w:szCs w:val="24"/>
          </w:rPr>
          <w:t>Lab-barcode</w:t>
        </w:r>
        <w:r w:rsidR="00216AAD">
          <w:rPr>
            <w:rFonts w:ascii="Times New Roman" w:eastAsia="宋体" w:hAnsi="Times New Roman" w:cs="Times New Roman" w:hint="eastAsia"/>
            <w:sz w:val="24"/>
            <w:szCs w:val="24"/>
          </w:rPr>
          <w:t>）</w:t>
        </w:r>
      </w:ins>
      <w:r>
        <w:rPr>
          <w:rFonts w:ascii="Times New Roman" w:eastAsia="宋体" w:hAnsi="Times New Roman" w:cs="Times New Roman" w:hint="eastAsia"/>
          <w:sz w:val="24"/>
          <w:szCs w:val="24"/>
        </w:rPr>
        <w:t>，用于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标识不同测序用户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（实验室）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的文库。测序公司根据该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将多用户混合测序的原始测序数据进行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拆分给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各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客户。多数公司支持单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bar</w:t>
      </w:r>
      <w:r w:rsidR="00EA1C6F">
        <w:rPr>
          <w:rFonts w:ascii="Times New Roman" w:eastAsia="宋体" w:hAnsi="Times New Roman" w:cs="Times New Roman"/>
          <w:sz w:val="24"/>
          <w:szCs w:val="24"/>
        </w:rPr>
        <w:t>code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或者双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对数据进行拆分，如果是单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>接头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序列如下：</w:t>
      </w:r>
    </w:p>
    <w:p w14:paraId="641CE9CA" w14:textId="43F0F356" w:rsidR="000E7475" w:rsidRDefault="001858B3" w:rsidP="00283134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0E747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0E7475" w:rsidRPr="000E7475">
        <w:rPr>
          <w:rFonts w:ascii="Times New Roman" w:eastAsia="宋体" w:hAnsi="Times New Roman" w:cs="Times New Roman"/>
          <w:sz w:val="24"/>
          <w:szCs w:val="24"/>
        </w:rPr>
        <w:t>AATGATACGGCGACCACCGAGATCTACACTCTTTCCCTACACGA</w:t>
      </w:r>
      <w:r w:rsidR="000E7475" w:rsidRPr="000E7475">
        <w:rPr>
          <w:rFonts w:ascii="Times New Roman" w:eastAsia="宋体" w:hAnsi="Times New Roman" w:cs="Times New Roman"/>
          <w:sz w:val="24"/>
          <w:szCs w:val="24"/>
          <w:u w:val="single"/>
        </w:rPr>
        <w:t>CGCTCTTCCGATCTGTCA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-3’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E7475" w:rsidRPr="000E7475">
        <w:rPr>
          <w:rFonts w:ascii="Times New Roman" w:eastAsia="宋体" w:hAnsi="Times New Roman" w:cs="Times New Roman" w:hint="eastAsia"/>
          <w:sz w:val="24"/>
          <w:szCs w:val="24"/>
        </w:rPr>
        <w:t>下划线序列为与</w:t>
      </w:r>
      <w:r w:rsidR="00EA1C6F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EA1C6F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EA1C6F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0E7475" w:rsidRPr="000E7475">
        <w:rPr>
          <w:rFonts w:ascii="Times New Roman" w:eastAsia="宋体" w:hAnsi="Times New Roman" w:cs="Times New Roman" w:hint="eastAsia"/>
          <w:sz w:val="24"/>
          <w:szCs w:val="24"/>
        </w:rPr>
        <w:t>配对的接头序列）</w:t>
      </w:r>
    </w:p>
    <w:p w14:paraId="4401541A" w14:textId="4EC28327" w:rsidR="00E1289D" w:rsidRDefault="001858B3" w:rsidP="000E7475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Lib-R</w:t>
      </w:r>
      <w:r w:rsidR="000E747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0E7475" w:rsidRPr="000E7475">
        <w:rPr>
          <w:rFonts w:ascii="Times New Roman" w:eastAsia="宋体" w:hAnsi="Times New Roman" w:cs="Times New Roman"/>
          <w:sz w:val="24"/>
          <w:szCs w:val="24"/>
        </w:rPr>
        <w:t>CAAGCAGAAGACGGCATACGAGATNNNNNNNNGTGACTGGAGTT</w:t>
      </w:r>
    </w:p>
    <w:p w14:paraId="020F2061" w14:textId="6BD181F0" w:rsidR="000E7475" w:rsidRDefault="000E7475" w:rsidP="00E1289D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E7475">
        <w:rPr>
          <w:rFonts w:ascii="Times New Roman" w:eastAsia="宋体" w:hAnsi="Times New Roman" w:cs="Times New Roman"/>
          <w:sz w:val="24"/>
          <w:szCs w:val="24"/>
          <w:u w:val="single"/>
        </w:rPr>
        <w:t>CAGACGTGTGCTCTTC</w:t>
      </w:r>
      <w:r w:rsidR="008A7F7B">
        <w:rPr>
          <w:rFonts w:ascii="Times New Roman" w:eastAsia="宋体" w:hAnsi="Times New Roman" w:cs="Times New Roman" w:hint="eastAsia"/>
          <w:sz w:val="24"/>
          <w:szCs w:val="24"/>
          <w:u w:val="single"/>
        </w:rPr>
        <w:t>C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-3’</w:t>
      </w:r>
      <w:r>
        <w:rPr>
          <w:rFonts w:ascii="Times New Roman" w:eastAsia="宋体" w:hAnsi="Times New Roman" w:cs="Times New Roman" w:hint="eastAsia"/>
          <w:sz w:val="24"/>
          <w:szCs w:val="24"/>
        </w:rPr>
        <w:t>（下划线序列为与</w:t>
      </w:r>
      <w:r w:rsidR="00EA1C6F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EA1C6F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EA1C6F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EA1C6F" w:rsidRPr="00D93376"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引物配对的接头序列，</w:t>
      </w:r>
      <w:r>
        <w:rPr>
          <w:rFonts w:ascii="Times New Roman" w:eastAsia="宋体" w:hAnsi="Times New Roman" w:cs="Times New Roman" w:hint="eastAsia"/>
          <w:sz w:val="24"/>
          <w:szCs w:val="24"/>
        </w:rPr>
        <w:t>8 N</w:t>
      </w:r>
      <w:r>
        <w:rPr>
          <w:rFonts w:ascii="Times New Roman" w:eastAsia="宋体" w:hAnsi="Times New Roman" w:cs="Times New Roman" w:hint="eastAsia"/>
          <w:sz w:val="24"/>
          <w:szCs w:val="24"/>
        </w:rPr>
        <w:t>序列为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填写测序送样单时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填写的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序列</w:t>
      </w:r>
      <w:r>
        <w:rPr>
          <w:rFonts w:ascii="Times New Roman" w:eastAsia="宋体" w:hAnsi="Times New Roman" w:cs="Times New Roman" w:hint="eastAsia"/>
          <w:sz w:val="24"/>
          <w:szCs w:val="24"/>
        </w:rPr>
        <w:t>需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Lab barcode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写成</w:t>
      </w:r>
      <w:r w:rsidRPr="00AC399B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>反向互补</w:t>
      </w:r>
      <w:r w:rsidR="00373500" w:rsidRPr="00AC399B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>序列</w:t>
      </w:r>
      <w:r w:rsidR="00B9194E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>即正链的序列</w:t>
      </w:r>
      <w:r>
        <w:rPr>
          <w:rFonts w:ascii="Times New Roman" w:eastAsia="宋体" w:hAnsi="Times New Roman" w:cs="Times New Roman" w:hint="eastAsia"/>
          <w:sz w:val="24"/>
          <w:szCs w:val="24"/>
        </w:rPr>
        <w:t>）。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相同实验室（团队）的不同批次测序文库可以使用同一个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Lab barcode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，但同一批次</w:t>
      </w:r>
      <w:r w:rsidR="00E1289D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多个独立测序文库的情况下（公司可能将这些文库混合成同一批测序大样品），各文库应该使用不同的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Lab barcode</w:t>
      </w:r>
      <w:r w:rsidR="001D7F04">
        <w:rPr>
          <w:rFonts w:ascii="Times New Roman" w:eastAsia="宋体" w:hAnsi="Times New Roman" w:cs="Times New Roman" w:hint="eastAsia"/>
          <w:sz w:val="24"/>
          <w:szCs w:val="24"/>
        </w:rPr>
        <w:t>（如果使用了相同</w:t>
      </w:r>
      <w:r w:rsidR="001D7F04">
        <w:rPr>
          <w:rFonts w:ascii="Times New Roman" w:eastAsia="宋体" w:hAnsi="Times New Roman" w:cs="Times New Roman" w:hint="eastAsia"/>
          <w:sz w:val="24"/>
          <w:szCs w:val="24"/>
        </w:rPr>
        <w:t>Lab barcode</w:t>
      </w:r>
      <w:r w:rsidR="001D7F04">
        <w:rPr>
          <w:rFonts w:ascii="Times New Roman" w:eastAsia="宋体" w:hAnsi="Times New Roman" w:cs="Times New Roman" w:hint="eastAsia"/>
          <w:sz w:val="24"/>
          <w:szCs w:val="24"/>
        </w:rPr>
        <w:t>，向公司说明情况）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C15248C" w14:textId="2C739F8E" w:rsidR="008D6D8E" w:rsidRDefault="00171543" w:rsidP="008956B7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双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956B7">
        <w:rPr>
          <w:rFonts w:ascii="Times New Roman" w:eastAsia="宋体" w:hAnsi="Times New Roman" w:cs="Times New Roman" w:hint="eastAsia"/>
          <w:sz w:val="24"/>
          <w:szCs w:val="24"/>
        </w:rPr>
        <w:t>应根据测序公司建议修改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8956B7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 w:rsidR="008956B7">
        <w:rPr>
          <w:rFonts w:ascii="Times New Roman" w:eastAsia="宋体" w:hAnsi="Times New Roman" w:cs="Times New Roman" w:hint="eastAsia"/>
          <w:sz w:val="24"/>
          <w:szCs w:val="24"/>
        </w:rPr>
        <w:t>的序列。</w:t>
      </w:r>
    </w:p>
    <w:p w14:paraId="50FFC239" w14:textId="67528C48" w:rsidR="008D6D8E" w:rsidRDefault="008D6D8E" w:rsidP="000E7475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注意：此处</w:t>
      </w:r>
      <w:r w:rsidR="0072702A"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根据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llumina</w:t>
      </w:r>
      <w:r>
        <w:rPr>
          <w:rFonts w:ascii="Times New Roman" w:eastAsia="宋体" w:hAnsi="Times New Roman" w:cs="Times New Roman" w:hint="eastAsia"/>
          <w:sz w:val="24"/>
          <w:szCs w:val="24"/>
        </w:rPr>
        <w:t>接头设计，如果使用其它测序平台，需要</w:t>
      </w:r>
      <w:r w:rsidR="0072702A">
        <w:rPr>
          <w:rFonts w:ascii="Times New Roman" w:eastAsia="宋体" w:hAnsi="Times New Roman" w:cs="Times New Roman" w:hint="eastAsia"/>
          <w:sz w:val="24"/>
          <w:szCs w:val="24"/>
        </w:rPr>
        <w:t>依据对应测序</w:t>
      </w:r>
      <w:r>
        <w:rPr>
          <w:rFonts w:ascii="Times New Roman" w:eastAsia="宋体" w:hAnsi="Times New Roman" w:cs="Times New Roman" w:hint="eastAsia"/>
          <w:sz w:val="24"/>
          <w:szCs w:val="24"/>
        </w:rPr>
        <w:t>平台的接头序列设计</w:t>
      </w:r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C9D741A" w14:textId="77777777" w:rsidR="00171543" w:rsidRPr="0072702A" w:rsidRDefault="00171543" w:rsidP="000E7475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B8DDC67" w14:textId="5243E782" w:rsidR="00F50E75" w:rsidRPr="00A553ED" w:rsidDel="003829EE" w:rsidRDefault="00A553ED">
      <w:pPr>
        <w:rPr>
          <w:del w:id="104" w:author="xianrong xie" w:date="2024-07-20T16:49:00Z"/>
          <w:rFonts w:ascii="Times New Roman" w:eastAsia="宋体" w:hAnsi="Times New Roman" w:cs="Times New Roman" w:hint="eastAsia"/>
          <w:sz w:val="24"/>
          <w:szCs w:val="28"/>
          <w:rPrChange w:id="105" w:author="xianrong xie" w:date="2024-07-20T16:50:00Z">
            <w:rPr>
              <w:del w:id="106" w:author="xianrong xie" w:date="2024-07-20T16:49:00Z"/>
              <w:rFonts w:hint="eastAsia"/>
            </w:rPr>
          </w:rPrChange>
        </w:rPr>
        <w:pPrChange w:id="107" w:author="xianrong xie" w:date="2024-07-20T16:50:00Z">
          <w:pPr>
            <w:pStyle w:val="a7"/>
            <w:numPr>
              <w:numId w:val="4"/>
            </w:numPr>
            <w:spacing w:line="360" w:lineRule="auto"/>
            <w:ind w:left="720" w:firstLineChars="0" w:hanging="720"/>
          </w:pPr>
        </w:pPrChange>
      </w:pPr>
      <w:ins w:id="108" w:author="xianrong xie" w:date="2024-07-20T16:50:00Z">
        <w:r>
          <w:rPr>
            <w:rFonts w:ascii="Times New Roman" w:eastAsia="宋体" w:hAnsi="Times New Roman" w:cs="Times New Roman" w:hint="eastAsia"/>
            <w:sz w:val="24"/>
            <w:szCs w:val="28"/>
          </w:rPr>
          <w:t>（</w:t>
        </w:r>
        <w:r>
          <w:rPr>
            <w:rFonts w:ascii="Times New Roman" w:eastAsia="宋体" w:hAnsi="Times New Roman" w:cs="Times New Roman" w:hint="eastAsia"/>
            <w:sz w:val="24"/>
            <w:szCs w:val="28"/>
          </w:rPr>
          <w:t>2</w:t>
        </w:r>
        <w:r>
          <w:rPr>
            <w:rFonts w:ascii="Times New Roman" w:eastAsia="宋体" w:hAnsi="Times New Roman" w:cs="Times New Roman" w:hint="eastAsia"/>
            <w:sz w:val="24"/>
            <w:szCs w:val="28"/>
          </w:rPr>
          <w:t>）</w:t>
        </w:r>
      </w:ins>
      <w:r w:rsidR="00F50E75" w:rsidRPr="00A553ED">
        <w:rPr>
          <w:rFonts w:ascii="Times New Roman" w:eastAsia="宋体" w:hAnsi="Times New Roman" w:cs="Times New Roman" w:hint="eastAsia"/>
          <w:sz w:val="24"/>
          <w:szCs w:val="28"/>
          <w:rPrChange w:id="109" w:author="xianrong xie" w:date="2024-07-20T16:50:00Z">
            <w:rPr>
              <w:rFonts w:hint="eastAsia"/>
            </w:rPr>
          </w:rPrChange>
        </w:rPr>
        <w:t>扩增步骤</w:t>
      </w:r>
    </w:p>
    <w:p w14:paraId="2925A04E" w14:textId="355673C1" w:rsidR="00D95750" w:rsidRPr="00A553ED" w:rsidDel="003829EE" w:rsidRDefault="007C48D3">
      <w:pPr>
        <w:rPr>
          <w:del w:id="110" w:author="xianrong xie" w:date="2024-07-20T16:49:00Z"/>
          <w:rFonts w:hint="eastAsia"/>
        </w:rPr>
        <w:pPrChange w:id="111" w:author="xianrong xie" w:date="2024-07-20T16:50:00Z">
          <w:pPr>
            <w:pStyle w:val="a7"/>
            <w:spacing w:line="360" w:lineRule="auto"/>
          </w:pPr>
        </w:pPrChange>
      </w:pPr>
      <w:del w:id="112" w:author="xianrong xie" w:date="2024-07-20T16:49:00Z">
        <w:r w:rsidRPr="00A553ED" w:rsidDel="003829EE">
          <w:rPr>
            <w:rFonts w:hint="eastAsia"/>
          </w:rPr>
          <w:delText>模板DNA工作液和</w:delText>
        </w:r>
        <w:r w:rsidR="00D95750" w:rsidRPr="00A553ED" w:rsidDel="003829EE">
          <w:rPr>
            <w:rFonts w:hint="eastAsia"/>
          </w:rPr>
          <w:delText>各种引物的配制</w:delText>
        </w:r>
      </w:del>
    </w:p>
    <w:p w14:paraId="6C16BA0E" w14:textId="77777777" w:rsidR="003829EE" w:rsidRPr="007C48D3" w:rsidRDefault="003829EE">
      <w:pPr>
        <w:rPr>
          <w:ins w:id="113" w:author="xianrong xie" w:date="2024-07-20T16:49:00Z"/>
          <w:rFonts w:hint="eastAsia"/>
        </w:rPr>
        <w:pPrChange w:id="114" w:author="xianrong xie" w:date="2024-07-20T16:50:00Z">
          <w:pPr>
            <w:pStyle w:val="a7"/>
            <w:numPr>
              <w:numId w:val="8"/>
            </w:numPr>
            <w:spacing w:line="360" w:lineRule="auto"/>
            <w:ind w:left="1200" w:firstLineChars="0" w:hanging="720"/>
          </w:pPr>
        </w:pPrChange>
      </w:pPr>
    </w:p>
    <w:p w14:paraId="7A9D6BBC" w14:textId="47B326AD" w:rsidR="003829EE" w:rsidRPr="003829EE" w:rsidRDefault="003829EE">
      <w:pPr>
        <w:pStyle w:val="a7"/>
        <w:numPr>
          <w:ilvl w:val="0"/>
          <w:numId w:val="8"/>
        </w:numPr>
        <w:spacing w:line="360" w:lineRule="auto"/>
        <w:ind w:left="0" w:firstLine="480"/>
        <w:rPr>
          <w:ins w:id="115" w:author="xianrong xie" w:date="2024-07-20T16:49:00Z"/>
          <w:rFonts w:ascii="Times New Roman" w:eastAsia="宋体" w:hAnsi="Times New Roman" w:cs="Times New Roman" w:hint="eastAsia"/>
          <w:sz w:val="24"/>
          <w:szCs w:val="28"/>
          <w:rPrChange w:id="116" w:author="xianrong xie" w:date="2024-07-20T16:49:00Z">
            <w:rPr>
              <w:ins w:id="117" w:author="xianrong xie" w:date="2024-07-20T16:49:00Z"/>
              <w:rFonts w:hint="eastAsia"/>
            </w:rPr>
          </w:rPrChange>
        </w:rPr>
        <w:pPrChange w:id="118" w:author="xianrong xie" w:date="2024-07-20T16:49:00Z">
          <w:pPr>
            <w:pStyle w:val="a7"/>
            <w:spacing w:line="360" w:lineRule="auto"/>
            <w:ind w:firstLine="480"/>
          </w:pPr>
        </w:pPrChange>
      </w:pPr>
      <w:ins w:id="119" w:author="xianrong xie" w:date="2024-07-20T16:49:00Z">
        <w:r w:rsidRPr="007C48D3">
          <w:rPr>
            <w:rFonts w:ascii="Times New Roman" w:eastAsia="宋体" w:hAnsi="Times New Roman" w:cs="Times New Roman" w:hint="eastAsia"/>
            <w:sz w:val="24"/>
            <w:szCs w:val="28"/>
          </w:rPr>
          <w:t>模板</w:t>
        </w:r>
        <w:r w:rsidRPr="007C48D3">
          <w:rPr>
            <w:rFonts w:ascii="Times New Roman" w:eastAsia="宋体" w:hAnsi="Times New Roman" w:cs="Times New Roman" w:hint="eastAsia"/>
            <w:sz w:val="24"/>
            <w:szCs w:val="28"/>
          </w:rPr>
          <w:t>DNA</w:t>
        </w:r>
        <w:r w:rsidRPr="007C48D3">
          <w:rPr>
            <w:rFonts w:ascii="Times New Roman" w:eastAsia="宋体" w:hAnsi="Times New Roman" w:cs="Times New Roman" w:hint="eastAsia"/>
            <w:sz w:val="24"/>
            <w:szCs w:val="28"/>
          </w:rPr>
          <w:t>工作液和各种引物的配制</w:t>
        </w:r>
      </w:ins>
    </w:p>
    <w:p w14:paraId="47765E3B" w14:textId="448698B7" w:rsidR="005049ED" w:rsidRPr="005049ED" w:rsidRDefault="005049ED">
      <w:pPr>
        <w:pStyle w:val="a7"/>
        <w:spacing w:line="360" w:lineRule="auto"/>
        <w:ind w:firstLine="480"/>
        <w:rPr>
          <w:rFonts w:ascii="宋体" w:eastAsia="宋体" w:hAnsi="宋体" w:hint="eastAsia"/>
          <w:b/>
          <w:sz w:val="24"/>
          <w:szCs w:val="32"/>
        </w:rPr>
        <w:pPrChange w:id="120" w:author="xianrong xie" w:date="2024-07-20T16:48:00Z">
          <w:pPr>
            <w:pStyle w:val="a7"/>
            <w:spacing w:line="360" w:lineRule="auto"/>
            <w:ind w:leftChars="571" w:left="1199" w:firstLine="480"/>
          </w:pPr>
        </w:pPrChange>
      </w:pPr>
      <w:r w:rsidRPr="005049ED">
        <w:rPr>
          <w:rFonts w:ascii="宋体" w:eastAsia="宋体" w:hAnsi="宋体" w:hint="eastAsia"/>
          <w:sz w:val="24"/>
          <w:szCs w:val="32"/>
        </w:rPr>
        <w:t>所有引物和基因组DNA的</w:t>
      </w:r>
      <w:r w:rsidRPr="003829EE">
        <w:rPr>
          <w:rFonts w:ascii="宋体" w:eastAsia="宋体" w:hAnsi="宋体" w:hint="eastAsia"/>
          <w:bCs/>
          <w:sz w:val="24"/>
          <w:szCs w:val="32"/>
          <w:rPrChange w:id="121" w:author="xianrong xie" w:date="2024-07-20T16:49:00Z">
            <w:rPr>
              <w:rFonts w:ascii="宋体" w:eastAsia="宋体" w:hAnsi="宋体" w:hint="eastAsia"/>
              <w:b/>
              <w:sz w:val="24"/>
              <w:szCs w:val="32"/>
            </w:rPr>
          </w:rPrChange>
        </w:rPr>
        <w:t>工作溶液</w:t>
      </w:r>
      <w:r w:rsidRPr="005049ED">
        <w:rPr>
          <w:rFonts w:ascii="宋体" w:eastAsia="宋体" w:hAnsi="宋体" w:hint="eastAsia"/>
          <w:sz w:val="24"/>
          <w:szCs w:val="32"/>
        </w:rPr>
        <w:t>用</w:t>
      </w:r>
      <w:r w:rsidRPr="005049ED">
        <w:rPr>
          <w:rFonts w:ascii="Times New Roman" w:eastAsia="宋体" w:hAnsi="Times New Roman" w:cs="Times New Roman"/>
          <w:sz w:val="24"/>
          <w:szCs w:val="32"/>
        </w:rPr>
        <w:t>0.3x TE</w:t>
      </w:r>
      <w:r w:rsidRPr="005049ED">
        <w:rPr>
          <w:rFonts w:ascii="宋体" w:eastAsia="宋体" w:hAnsi="宋体" w:cs="Times New Roman" w:hint="eastAsia"/>
          <w:sz w:val="24"/>
          <w:szCs w:val="32"/>
        </w:rPr>
        <w:t>配制（不要用</w:t>
      </w:r>
      <w:r w:rsidRPr="005049ED">
        <w:rPr>
          <w:rFonts w:ascii="Times New Roman" w:eastAsia="宋体" w:hAnsi="Times New Roman" w:cs="Times New Roman"/>
          <w:sz w:val="24"/>
          <w:szCs w:val="32"/>
        </w:rPr>
        <w:t>1x TE</w:t>
      </w:r>
      <w:r w:rsidRPr="005049ED">
        <w:rPr>
          <w:rFonts w:ascii="宋体" w:eastAsia="宋体" w:hAnsi="宋体" w:cs="Times New Roman" w:hint="eastAsia"/>
          <w:sz w:val="24"/>
          <w:szCs w:val="32"/>
        </w:rPr>
        <w:t>，会带入过多</w:t>
      </w:r>
      <w:r w:rsidRPr="005049ED">
        <w:rPr>
          <w:rFonts w:ascii="Times New Roman" w:eastAsia="宋体" w:hAnsi="Times New Roman" w:cs="Times New Roman"/>
          <w:sz w:val="24"/>
          <w:szCs w:val="32"/>
        </w:rPr>
        <w:t>EDTA</w:t>
      </w:r>
      <w:r w:rsidRPr="005049ED">
        <w:rPr>
          <w:rFonts w:ascii="宋体" w:eastAsia="宋体" w:hAnsi="宋体" w:cs="Times New Roman" w:hint="eastAsia"/>
          <w:sz w:val="24"/>
          <w:szCs w:val="32"/>
        </w:rPr>
        <w:t>抑制酶活性）。</w:t>
      </w:r>
    </w:p>
    <w:p w14:paraId="2309C5AB" w14:textId="7E616368" w:rsidR="005049ED" w:rsidRPr="005049ED" w:rsidRDefault="005049ED">
      <w:pPr>
        <w:pStyle w:val="a7"/>
        <w:spacing w:line="360" w:lineRule="auto"/>
        <w:ind w:firstLine="480"/>
        <w:rPr>
          <w:rFonts w:ascii="宋体" w:eastAsia="宋体" w:hAnsi="宋体" w:hint="eastAsia"/>
          <w:sz w:val="24"/>
          <w:szCs w:val="32"/>
        </w:rPr>
        <w:pPrChange w:id="122" w:author="xianrong xie" w:date="2024-07-20T16:48:00Z">
          <w:pPr>
            <w:pStyle w:val="a7"/>
            <w:spacing w:line="360" w:lineRule="auto"/>
            <w:ind w:leftChars="571" w:left="1199" w:firstLine="480"/>
          </w:pPr>
        </w:pPrChange>
      </w:pPr>
      <w:r w:rsidRPr="005049ED">
        <w:rPr>
          <w:rFonts w:ascii="宋体" w:eastAsia="宋体" w:hAnsi="宋体" w:hint="eastAsia"/>
          <w:sz w:val="24"/>
          <w:szCs w:val="32"/>
        </w:rPr>
        <w:lastRenderedPageBreak/>
        <w:t>特异引物</w:t>
      </w:r>
      <w:r w:rsidRPr="005049ED">
        <w:rPr>
          <w:rFonts w:ascii="Times New Roman" w:eastAsia="宋体" w:hAnsi="Times New Roman" w:cs="Times New Roman"/>
          <w:sz w:val="24"/>
          <w:szCs w:val="32"/>
        </w:rPr>
        <w:t>T#-F</w:t>
      </w:r>
      <w:r>
        <w:rPr>
          <w:rFonts w:ascii="Times New Roman" w:eastAsia="宋体" w:hAnsi="Times New Roman" w:cs="Times New Roman" w:hint="eastAsia"/>
          <w:sz w:val="24"/>
          <w:szCs w:val="32"/>
        </w:rPr>
        <w:t xml:space="preserve">, </w:t>
      </w:r>
      <w:r w:rsidRPr="005049ED">
        <w:rPr>
          <w:rFonts w:ascii="Times New Roman" w:eastAsia="宋体" w:hAnsi="Times New Roman" w:cs="Times New Roman"/>
          <w:sz w:val="24"/>
          <w:szCs w:val="32"/>
        </w:rPr>
        <w:t>T#-R,</w:t>
      </w:r>
      <w:r w:rsidRPr="005049E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Pr="005049ED">
        <w:rPr>
          <w:rFonts w:ascii="宋体" w:eastAsia="宋体" w:hAnsi="宋体"/>
          <w:sz w:val="24"/>
          <w:szCs w:val="32"/>
        </w:rPr>
        <w:t>：</w:t>
      </w:r>
      <w:r w:rsidRPr="005049ED">
        <w:rPr>
          <w:rFonts w:ascii="宋体" w:eastAsia="宋体" w:hAnsi="宋体" w:hint="eastAsia"/>
          <w:sz w:val="24"/>
          <w:szCs w:val="32"/>
        </w:rPr>
        <w:t xml:space="preserve">稀释为10 </w:t>
      </w:r>
      <w:r w:rsidRPr="005049ED">
        <w:rPr>
          <w:rFonts w:ascii="Symbol" w:eastAsia="宋体" w:hAnsi="Symbol"/>
          <w:sz w:val="24"/>
          <w:szCs w:val="32"/>
        </w:rPr>
        <w:t></w:t>
      </w:r>
      <w:r w:rsidRPr="005049ED">
        <w:rPr>
          <w:rFonts w:ascii="Times New Roman" w:eastAsia="宋体" w:hAnsi="Times New Roman" w:cs="Times New Roman"/>
          <w:sz w:val="24"/>
          <w:szCs w:val="32"/>
        </w:rPr>
        <w:t>M</w:t>
      </w:r>
      <w:r>
        <w:rPr>
          <w:rFonts w:ascii="宋体" w:eastAsia="宋体" w:hAnsi="宋体" w:hint="eastAsia"/>
          <w:sz w:val="24"/>
          <w:szCs w:val="32"/>
        </w:rPr>
        <w:t>保存</w:t>
      </w:r>
      <w:r w:rsidRPr="005049ED">
        <w:rPr>
          <w:rFonts w:ascii="宋体" w:eastAsia="宋体" w:hAnsi="宋体" w:hint="eastAsia"/>
          <w:sz w:val="24"/>
          <w:szCs w:val="32"/>
        </w:rPr>
        <w:t>液，保存待用。</w:t>
      </w:r>
    </w:p>
    <w:p w14:paraId="48F0E87E" w14:textId="098670D8" w:rsidR="005049ED" w:rsidRDefault="005049ED">
      <w:pPr>
        <w:pStyle w:val="a7"/>
        <w:spacing w:line="360" w:lineRule="auto"/>
        <w:ind w:firstLine="480"/>
        <w:rPr>
          <w:rFonts w:ascii="宋体" w:eastAsia="宋体" w:hAnsi="宋体" w:hint="eastAsia"/>
          <w:sz w:val="24"/>
          <w:szCs w:val="21"/>
        </w:rPr>
        <w:pPrChange w:id="123" w:author="xianrong xie" w:date="2024-07-20T16:48:00Z">
          <w:pPr>
            <w:pStyle w:val="a7"/>
            <w:spacing w:line="360" w:lineRule="auto"/>
            <w:ind w:leftChars="571" w:left="1199" w:firstLine="480"/>
          </w:pPr>
        </w:pPrChange>
      </w:pPr>
      <w:r w:rsidRPr="005049ED">
        <w:rPr>
          <w:rFonts w:ascii="Times New Roman" w:eastAsia="宋体" w:hAnsi="Times New Roman" w:cs="Times New Roman"/>
          <w:sz w:val="24"/>
          <w:szCs w:val="32"/>
        </w:rPr>
        <w:t>pos</w:t>
      </w:r>
      <w:r w:rsidRPr="007D1329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r w:rsidRPr="005049ED">
        <w:rPr>
          <w:rFonts w:ascii="Times New Roman" w:eastAsia="宋体" w:hAnsi="Times New Roman" w:cs="Times New Roman"/>
          <w:sz w:val="24"/>
          <w:szCs w:val="32"/>
        </w:rPr>
        <w:t>-F</w:t>
      </w:r>
      <w:r>
        <w:rPr>
          <w:rFonts w:ascii="Times New Roman" w:eastAsia="宋体" w:hAnsi="Times New Roman" w:cs="Times New Roman"/>
          <w:sz w:val="24"/>
          <w:szCs w:val="32"/>
        </w:rPr>
        <w:t>合成和</w:t>
      </w:r>
      <w:r>
        <w:rPr>
          <w:rFonts w:ascii="宋体" w:eastAsia="宋体" w:hAnsi="宋体" w:hint="eastAsia"/>
          <w:sz w:val="24"/>
          <w:szCs w:val="32"/>
        </w:rPr>
        <w:t>工作液</w:t>
      </w:r>
      <w:r w:rsidRPr="005049ED">
        <w:rPr>
          <w:rFonts w:ascii="宋体" w:eastAsia="宋体" w:hAnsi="宋体" w:hint="eastAsia"/>
          <w:sz w:val="24"/>
          <w:szCs w:val="32"/>
        </w:rPr>
        <w:t>：合成</w:t>
      </w:r>
      <w:r w:rsidR="007D1329">
        <w:rPr>
          <w:rFonts w:ascii="宋体" w:eastAsia="宋体" w:hAnsi="宋体" w:hint="eastAsia"/>
          <w:sz w:val="24"/>
          <w:szCs w:val="32"/>
        </w:rPr>
        <w:t>96种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pos</w:t>
      </w:r>
      <w:r w:rsidR="007D1329" w:rsidRPr="007D1329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-F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>（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pos</w:t>
      </w:r>
      <w:r w:rsidR="007D1329" w:rsidRPr="007D1329">
        <w:rPr>
          <w:rFonts w:ascii="Times New Roman" w:eastAsia="宋体" w:hAnsi="Times New Roman" w:cs="Times New Roman" w:hint="eastAsia"/>
          <w:sz w:val="24"/>
          <w:szCs w:val="32"/>
          <w:vertAlign w:val="superscript"/>
        </w:rPr>
        <w:t>A1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-F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>~</w:t>
      </w:r>
      <w:r w:rsidR="007D1329" w:rsidRPr="007D1329">
        <w:rPr>
          <w:rFonts w:ascii="Times New Roman" w:eastAsia="宋体" w:hAnsi="Times New Roman" w:cs="Times New Roman"/>
          <w:sz w:val="24"/>
          <w:szCs w:val="32"/>
        </w:rPr>
        <w:t xml:space="preserve"> 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pos</w:t>
      </w:r>
      <w:r w:rsidR="007D1329">
        <w:rPr>
          <w:rFonts w:ascii="Times New Roman" w:eastAsia="宋体" w:hAnsi="Times New Roman" w:cs="Times New Roman" w:hint="eastAsia"/>
          <w:sz w:val="24"/>
          <w:szCs w:val="32"/>
          <w:vertAlign w:val="superscript"/>
        </w:rPr>
        <w:t>H</w:t>
      </w:r>
      <w:r w:rsidR="007D1329" w:rsidRPr="007D1329">
        <w:rPr>
          <w:rFonts w:ascii="Times New Roman" w:eastAsia="宋体" w:hAnsi="Times New Roman" w:cs="Times New Roman" w:hint="eastAsia"/>
          <w:sz w:val="24"/>
          <w:szCs w:val="32"/>
          <w:vertAlign w:val="superscript"/>
        </w:rPr>
        <w:t>1</w:t>
      </w:r>
      <w:r w:rsidR="007D1329">
        <w:rPr>
          <w:rFonts w:ascii="Times New Roman" w:eastAsia="宋体" w:hAnsi="Times New Roman" w:cs="Times New Roman" w:hint="eastAsia"/>
          <w:sz w:val="24"/>
          <w:szCs w:val="32"/>
          <w:vertAlign w:val="superscript"/>
        </w:rPr>
        <w:t>2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-F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>）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>,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>各</w:t>
      </w:r>
      <w:r w:rsidRPr="005049ED">
        <w:rPr>
          <w:rFonts w:ascii="Times New Roman" w:eastAsia="宋体" w:hAnsi="Times New Roman" w:cs="Times New Roman"/>
          <w:sz w:val="24"/>
          <w:szCs w:val="32"/>
        </w:rPr>
        <w:t>5 OD</w:t>
      </w:r>
      <w:r w:rsidRPr="005049ED">
        <w:rPr>
          <w:rFonts w:ascii="Times New Roman" w:eastAsia="宋体" w:hAnsi="Times New Roman" w:cs="Times New Roman"/>
          <w:sz w:val="24"/>
          <w:szCs w:val="32"/>
        </w:rPr>
        <w:t>，</w:t>
      </w:r>
      <w:r w:rsidRPr="005049ED">
        <w:rPr>
          <w:rFonts w:ascii="Times New Roman" w:eastAsia="宋体" w:hAnsi="Times New Roman" w:cs="Times New Roman"/>
          <w:sz w:val="24"/>
          <w:szCs w:val="32"/>
        </w:rPr>
        <w:t>1 OD</w:t>
      </w:r>
      <w:r w:rsidRPr="005049ED">
        <w:rPr>
          <w:rFonts w:ascii="宋体" w:eastAsia="宋体" w:hAnsi="宋体" w:hint="eastAsia"/>
          <w:sz w:val="24"/>
          <w:szCs w:val="32"/>
        </w:rPr>
        <w:t>/管</w:t>
      </w:r>
      <w:r w:rsidR="007D1329">
        <w:rPr>
          <w:rFonts w:ascii="宋体" w:eastAsia="宋体" w:hAnsi="宋体" w:hint="eastAsia"/>
          <w:sz w:val="24"/>
          <w:szCs w:val="32"/>
        </w:rPr>
        <w:t>。</w:t>
      </w:r>
      <w:r w:rsidR="00C42417">
        <w:rPr>
          <w:rFonts w:ascii="宋体" w:eastAsia="宋体" w:hAnsi="宋体" w:hint="eastAsia"/>
          <w:sz w:val="24"/>
          <w:szCs w:val="32"/>
        </w:rPr>
        <w:t>每种引物</w:t>
      </w:r>
      <w:r w:rsidRPr="005049ED">
        <w:rPr>
          <w:rFonts w:ascii="宋体" w:eastAsia="宋体" w:hAnsi="宋体" w:hint="eastAsia"/>
          <w:sz w:val="24"/>
          <w:szCs w:val="32"/>
        </w:rPr>
        <w:t>其中1管</w:t>
      </w:r>
      <w:r>
        <w:rPr>
          <w:rFonts w:ascii="宋体" w:eastAsia="宋体" w:hAnsi="宋体" w:hint="eastAsia"/>
          <w:sz w:val="24"/>
          <w:szCs w:val="32"/>
        </w:rPr>
        <w:t>以</w:t>
      </w:r>
      <w:r w:rsidRPr="005049ED">
        <w:rPr>
          <w:rFonts w:ascii="Times New Roman" w:eastAsia="宋体" w:hAnsi="Times New Roman" w:cs="Times New Roman"/>
          <w:sz w:val="24"/>
          <w:szCs w:val="32"/>
        </w:rPr>
        <w:t>1x TE</w:t>
      </w:r>
      <w:r w:rsidR="00C42417">
        <w:rPr>
          <w:rFonts w:ascii="宋体" w:eastAsia="宋体" w:hAnsi="宋体" w:hint="eastAsia"/>
          <w:sz w:val="24"/>
          <w:szCs w:val="32"/>
        </w:rPr>
        <w:t>溶解成</w:t>
      </w:r>
      <w:r w:rsidRPr="005049ED">
        <w:rPr>
          <w:rFonts w:ascii="宋体" w:eastAsia="宋体" w:hAnsi="宋体" w:hint="eastAsia"/>
          <w:sz w:val="24"/>
          <w:szCs w:val="32"/>
        </w:rPr>
        <w:t xml:space="preserve">10 </w:t>
      </w:r>
      <w:r w:rsidRPr="005049ED">
        <w:rPr>
          <w:rFonts w:ascii="Symbol" w:eastAsia="宋体" w:hAnsi="Symbol"/>
          <w:sz w:val="24"/>
          <w:szCs w:val="32"/>
        </w:rPr>
        <w:t></w:t>
      </w:r>
      <w:r w:rsidRPr="005049ED">
        <w:rPr>
          <w:rFonts w:ascii="Times New Roman" w:eastAsia="宋体" w:hAnsi="Times New Roman" w:cs="Times New Roman"/>
          <w:sz w:val="24"/>
          <w:szCs w:val="32"/>
        </w:rPr>
        <w:t>M</w:t>
      </w:r>
      <w:r>
        <w:rPr>
          <w:rFonts w:ascii="宋体" w:eastAsia="宋体" w:hAnsi="宋体" w:hint="eastAsia"/>
          <w:sz w:val="24"/>
          <w:szCs w:val="32"/>
        </w:rPr>
        <w:t>保存</w:t>
      </w:r>
      <w:r w:rsidRPr="005049ED">
        <w:rPr>
          <w:rFonts w:ascii="宋体" w:eastAsia="宋体" w:hAnsi="宋体" w:hint="eastAsia"/>
          <w:sz w:val="24"/>
          <w:szCs w:val="32"/>
        </w:rPr>
        <w:t>液，其余的</w:t>
      </w:r>
      <w:r>
        <w:rPr>
          <w:rFonts w:ascii="宋体" w:eastAsia="宋体" w:hAnsi="宋体" w:hint="eastAsia"/>
          <w:sz w:val="24"/>
          <w:szCs w:val="32"/>
        </w:rPr>
        <w:t>以</w:t>
      </w:r>
      <w:r w:rsidRPr="005049ED">
        <w:rPr>
          <w:rFonts w:ascii="宋体" w:eastAsia="宋体" w:hAnsi="宋体" w:hint="eastAsia"/>
          <w:sz w:val="24"/>
          <w:szCs w:val="32"/>
        </w:rPr>
        <w:t>干粉</w:t>
      </w:r>
      <w:r w:rsidRPr="005049ED">
        <w:rPr>
          <w:rFonts w:ascii="Times New Roman" w:eastAsia="宋体" w:hAnsi="Times New Roman" w:cs="Times New Roman"/>
          <w:sz w:val="24"/>
          <w:szCs w:val="32"/>
        </w:rPr>
        <w:t>-20℃</w:t>
      </w:r>
      <w:r w:rsidRPr="005049ED">
        <w:rPr>
          <w:rFonts w:ascii="宋体" w:eastAsia="宋体" w:hAnsi="宋体" w:hint="eastAsia"/>
          <w:sz w:val="24"/>
          <w:szCs w:val="32"/>
        </w:rPr>
        <w:t>冷冻长期储藏。</w:t>
      </w:r>
      <w:r w:rsidR="007D1329">
        <w:rPr>
          <w:rFonts w:ascii="宋体" w:eastAsia="宋体" w:hAnsi="宋体" w:hint="eastAsia"/>
          <w:sz w:val="24"/>
          <w:szCs w:val="32"/>
        </w:rPr>
        <w:t>将每种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pos</w:t>
      </w:r>
      <w:r w:rsidR="007D1329" w:rsidRPr="007D1329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-F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>（</w:t>
      </w:r>
      <w:r w:rsidR="007D1329" w:rsidRPr="005049ED">
        <w:rPr>
          <w:rFonts w:ascii="宋体" w:eastAsia="宋体" w:hAnsi="宋体" w:hint="eastAsia"/>
          <w:sz w:val="24"/>
          <w:szCs w:val="32"/>
        </w:rPr>
        <w:t xml:space="preserve">10 </w:t>
      </w:r>
      <w:r w:rsidR="007D1329" w:rsidRPr="005049ED">
        <w:rPr>
          <w:rFonts w:ascii="Symbol" w:eastAsia="宋体" w:hAnsi="Symbol"/>
          <w:sz w:val="24"/>
          <w:szCs w:val="32"/>
        </w:rPr>
        <w:t>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M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>）取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 xml:space="preserve">2.0 </w:t>
      </w:r>
      <w:r w:rsidR="007D1329" w:rsidRPr="005049ED">
        <w:rPr>
          <w:rFonts w:ascii="Symbol" w:eastAsia="宋体" w:hAnsi="Symbol"/>
          <w:sz w:val="24"/>
          <w:szCs w:val="32"/>
        </w:rPr>
        <w:t>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>L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>加入</w:t>
      </w:r>
      <w:r w:rsidR="00C42417">
        <w:rPr>
          <w:rFonts w:ascii="宋体" w:eastAsia="宋体" w:hAnsi="宋体" w:hint="eastAsia"/>
          <w:sz w:val="24"/>
          <w:szCs w:val="21"/>
        </w:rPr>
        <w:t>到</w:t>
      </w:r>
      <w:r w:rsidR="007D1329">
        <w:rPr>
          <w:rFonts w:ascii="宋体" w:eastAsia="宋体" w:hAnsi="宋体" w:hint="eastAsia"/>
          <w:sz w:val="24"/>
          <w:szCs w:val="21"/>
        </w:rPr>
        <w:t>一块</w:t>
      </w:r>
      <w:r w:rsidRPr="005049ED">
        <w:rPr>
          <w:rFonts w:ascii="宋体" w:eastAsia="宋体" w:hAnsi="宋体" w:hint="eastAsia"/>
          <w:sz w:val="24"/>
          <w:szCs w:val="21"/>
        </w:rPr>
        <w:t>96孔PCR板</w:t>
      </w:r>
      <w:r w:rsidR="007D1329">
        <w:rPr>
          <w:rFonts w:ascii="宋体" w:eastAsia="宋体" w:hAnsi="宋体" w:hint="eastAsia"/>
          <w:sz w:val="24"/>
          <w:szCs w:val="21"/>
        </w:rPr>
        <w:t>对应的孔</w:t>
      </w:r>
      <w:r w:rsidR="00C42417">
        <w:rPr>
          <w:rFonts w:ascii="宋体" w:eastAsia="宋体" w:hAnsi="宋体" w:hint="eastAsia"/>
          <w:sz w:val="24"/>
          <w:szCs w:val="21"/>
        </w:rPr>
        <w:t>（</w:t>
      </w:r>
      <w:r w:rsidR="00C42417" w:rsidRPr="00C42417">
        <w:rPr>
          <w:rFonts w:ascii="Times New Roman" w:eastAsia="宋体" w:hAnsi="Times New Roman" w:cs="Times New Roman"/>
          <w:sz w:val="24"/>
          <w:szCs w:val="21"/>
        </w:rPr>
        <w:t>A1~H12</w:t>
      </w:r>
      <w:r w:rsidR="00C42417">
        <w:rPr>
          <w:rFonts w:ascii="宋体" w:eastAsia="宋体" w:hAnsi="宋体" w:hint="eastAsia"/>
          <w:sz w:val="24"/>
          <w:szCs w:val="21"/>
        </w:rPr>
        <w:t>）</w:t>
      </w:r>
      <w:r w:rsidR="007D1329">
        <w:rPr>
          <w:rFonts w:ascii="宋体" w:eastAsia="宋体" w:hAnsi="宋体" w:hint="eastAsia"/>
          <w:sz w:val="24"/>
          <w:szCs w:val="21"/>
        </w:rPr>
        <w:t>，</w:t>
      </w:r>
      <w:r w:rsidR="00C42417">
        <w:rPr>
          <w:rFonts w:ascii="宋体" w:eastAsia="宋体" w:hAnsi="宋体" w:hint="eastAsia"/>
          <w:sz w:val="24"/>
          <w:szCs w:val="21"/>
        </w:rPr>
        <w:t>每孔</w:t>
      </w:r>
      <w:r w:rsidRPr="005049ED">
        <w:rPr>
          <w:rFonts w:ascii="宋体" w:eastAsia="宋体" w:hAnsi="宋体" w:hint="eastAsia"/>
          <w:sz w:val="24"/>
          <w:szCs w:val="21"/>
        </w:rPr>
        <w:t>加入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 xml:space="preserve">18 </w:t>
      </w:r>
      <w:r w:rsidR="007D1329" w:rsidRPr="005049ED">
        <w:rPr>
          <w:rFonts w:ascii="Symbol" w:eastAsia="宋体" w:hAnsi="Symbol"/>
          <w:sz w:val="24"/>
          <w:szCs w:val="32"/>
        </w:rPr>
        <w:t></w:t>
      </w:r>
      <w:r w:rsidR="007D1329">
        <w:rPr>
          <w:rFonts w:ascii="Times New Roman" w:eastAsia="宋体" w:hAnsi="Times New Roman" w:cs="Times New Roman" w:hint="eastAsia"/>
          <w:sz w:val="24"/>
          <w:szCs w:val="32"/>
        </w:rPr>
        <w:t>L 0.3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x TE</w:t>
      </w:r>
      <w:r w:rsidRPr="005049ED">
        <w:rPr>
          <w:rFonts w:ascii="宋体" w:eastAsia="宋体" w:hAnsi="宋体" w:hint="eastAsia"/>
          <w:sz w:val="24"/>
          <w:szCs w:val="21"/>
        </w:rPr>
        <w:t>，</w:t>
      </w:r>
      <w:r w:rsidR="007D1329">
        <w:rPr>
          <w:rFonts w:ascii="宋体" w:eastAsia="宋体" w:hAnsi="宋体" w:hint="eastAsia"/>
          <w:sz w:val="24"/>
          <w:szCs w:val="21"/>
        </w:rPr>
        <w:t>即为</w:t>
      </w:r>
      <w:r w:rsidR="00C42417" w:rsidRPr="005049ED">
        <w:rPr>
          <w:rFonts w:ascii="宋体" w:eastAsia="宋体" w:hAnsi="宋体" w:hint="eastAsia"/>
          <w:sz w:val="24"/>
          <w:szCs w:val="32"/>
        </w:rPr>
        <w:t>1</w:t>
      </w:r>
      <w:r w:rsidR="00C42417">
        <w:rPr>
          <w:rFonts w:ascii="宋体" w:eastAsia="宋体" w:hAnsi="宋体" w:hint="eastAsia"/>
          <w:sz w:val="24"/>
          <w:szCs w:val="32"/>
        </w:rPr>
        <w:t>.</w:t>
      </w:r>
      <w:r w:rsidR="00C42417" w:rsidRPr="005049ED">
        <w:rPr>
          <w:rFonts w:ascii="宋体" w:eastAsia="宋体" w:hAnsi="宋体" w:hint="eastAsia"/>
          <w:sz w:val="24"/>
          <w:szCs w:val="32"/>
        </w:rPr>
        <w:t xml:space="preserve">0 </w:t>
      </w:r>
      <w:r w:rsidR="00C42417" w:rsidRPr="005049ED">
        <w:rPr>
          <w:rFonts w:ascii="Symbol" w:eastAsia="宋体" w:hAnsi="Symbol"/>
          <w:sz w:val="24"/>
          <w:szCs w:val="32"/>
        </w:rPr>
        <w:t></w:t>
      </w:r>
      <w:r w:rsidR="00C42417" w:rsidRPr="005049ED">
        <w:rPr>
          <w:rFonts w:ascii="Times New Roman" w:eastAsia="宋体" w:hAnsi="Times New Roman" w:cs="Times New Roman"/>
          <w:sz w:val="24"/>
          <w:szCs w:val="32"/>
        </w:rPr>
        <w:t xml:space="preserve">M 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pos</w:t>
      </w:r>
      <w:r w:rsidR="007D1329" w:rsidRPr="007D1329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r w:rsidR="007D1329" w:rsidRPr="005049ED">
        <w:rPr>
          <w:rFonts w:ascii="Times New Roman" w:eastAsia="宋体" w:hAnsi="Times New Roman" w:cs="Times New Roman"/>
          <w:sz w:val="24"/>
          <w:szCs w:val="32"/>
        </w:rPr>
        <w:t>-F</w:t>
      </w:r>
      <w:r w:rsidR="00C42417">
        <w:rPr>
          <w:rFonts w:ascii="宋体" w:eastAsia="宋体" w:hAnsi="宋体" w:hint="eastAsia"/>
          <w:sz w:val="24"/>
          <w:szCs w:val="32"/>
        </w:rPr>
        <w:t>工作液，冷冻保存</w:t>
      </w:r>
      <w:r w:rsidRPr="005049ED">
        <w:rPr>
          <w:rFonts w:ascii="宋体" w:eastAsia="宋体" w:hAnsi="宋体" w:hint="eastAsia"/>
          <w:sz w:val="24"/>
          <w:szCs w:val="21"/>
        </w:rPr>
        <w:t>（</w:t>
      </w:r>
      <w:r w:rsidR="00C42417">
        <w:rPr>
          <w:rFonts w:ascii="宋体" w:eastAsia="宋体" w:hAnsi="宋体" w:hint="eastAsia"/>
          <w:sz w:val="24"/>
          <w:szCs w:val="21"/>
        </w:rPr>
        <w:t>以下</w:t>
      </w:r>
      <w:r w:rsidRPr="005049ED">
        <w:rPr>
          <w:rFonts w:ascii="宋体" w:eastAsia="宋体" w:hAnsi="宋体" w:hint="eastAsia"/>
          <w:sz w:val="24"/>
          <w:szCs w:val="21"/>
        </w:rPr>
        <w:t>使用到剩余</w:t>
      </w:r>
      <w:r w:rsidRPr="00C42417">
        <w:rPr>
          <w:rFonts w:ascii="Times New Roman" w:eastAsia="宋体" w:hAnsi="Times New Roman" w:cs="Times New Roman"/>
          <w:sz w:val="24"/>
          <w:szCs w:val="21"/>
        </w:rPr>
        <w:t>4~5</w:t>
      </w:r>
      <w:r w:rsidR="00C42417" w:rsidRPr="00C42417">
        <w:rPr>
          <w:rFonts w:ascii="Symbol" w:eastAsia="宋体" w:hAnsi="Symbol"/>
          <w:sz w:val="24"/>
          <w:szCs w:val="32"/>
        </w:rPr>
        <w:t></w:t>
      </w:r>
      <w:r w:rsidR="00C42417" w:rsidRPr="005049ED">
        <w:rPr>
          <w:rFonts w:ascii="Symbol" w:eastAsia="宋体" w:hAnsi="Symbol"/>
          <w:sz w:val="24"/>
          <w:szCs w:val="32"/>
        </w:rPr>
        <w:t></w:t>
      </w:r>
      <w:r w:rsidR="00C42417">
        <w:rPr>
          <w:rFonts w:ascii="Times New Roman" w:eastAsia="宋体" w:hAnsi="Times New Roman" w:cs="Times New Roman" w:hint="eastAsia"/>
          <w:sz w:val="24"/>
          <w:szCs w:val="32"/>
        </w:rPr>
        <w:t>L</w:t>
      </w:r>
      <w:r w:rsidRPr="005049ED">
        <w:rPr>
          <w:rFonts w:ascii="宋体" w:eastAsia="宋体" w:hAnsi="宋体" w:hint="eastAsia"/>
          <w:sz w:val="24"/>
          <w:szCs w:val="32"/>
        </w:rPr>
        <w:t>以下时丢弃）</w:t>
      </w:r>
      <w:r w:rsidRPr="005049ED">
        <w:rPr>
          <w:rFonts w:ascii="宋体" w:eastAsia="宋体" w:hAnsi="宋体" w:hint="eastAsia"/>
          <w:sz w:val="24"/>
          <w:szCs w:val="21"/>
        </w:rPr>
        <w:t>。</w:t>
      </w:r>
    </w:p>
    <w:p w14:paraId="4D4E6474" w14:textId="3F964F83" w:rsidR="00C42417" w:rsidRPr="005049ED" w:rsidRDefault="00C42417">
      <w:pPr>
        <w:pStyle w:val="a7"/>
        <w:spacing w:line="360" w:lineRule="auto"/>
        <w:ind w:firstLine="480"/>
        <w:rPr>
          <w:rFonts w:ascii="宋体" w:eastAsia="宋体" w:hAnsi="宋体" w:hint="eastAsia"/>
          <w:sz w:val="24"/>
          <w:szCs w:val="21"/>
        </w:rPr>
        <w:pPrChange w:id="124" w:author="xianrong xie" w:date="2024-07-20T16:48:00Z">
          <w:pPr>
            <w:pStyle w:val="a7"/>
            <w:spacing w:line="360" w:lineRule="auto"/>
            <w:ind w:leftChars="571" w:left="1199" w:firstLine="480"/>
          </w:pPr>
        </w:pPrChange>
      </w:pPr>
      <w:r>
        <w:rPr>
          <w:rFonts w:ascii="宋体" w:eastAsia="宋体" w:hAnsi="宋体" w:hint="eastAsia"/>
          <w:sz w:val="24"/>
          <w:szCs w:val="32"/>
        </w:rPr>
        <w:t>模板DNA工作液</w:t>
      </w:r>
      <w:r w:rsidRPr="005049ED">
        <w:rPr>
          <w:rFonts w:ascii="宋体" w:eastAsia="宋体" w:hAnsi="宋体" w:hint="eastAsia"/>
          <w:sz w:val="24"/>
          <w:szCs w:val="32"/>
        </w:rPr>
        <w:t>：</w:t>
      </w:r>
      <w:r>
        <w:rPr>
          <w:rFonts w:ascii="宋体" w:eastAsia="宋体" w:hAnsi="宋体" w:hint="eastAsia"/>
          <w:sz w:val="24"/>
          <w:szCs w:val="32"/>
        </w:rPr>
        <w:t>取</w:t>
      </w:r>
      <w:r>
        <w:rPr>
          <w:rFonts w:ascii="Times New Roman" w:eastAsia="宋体" w:hAnsi="Times New Roman" w:cs="Times New Roman"/>
          <w:sz w:val="24"/>
          <w:szCs w:val="32"/>
        </w:rPr>
        <w:t>每样品模板</w:t>
      </w:r>
      <w:r>
        <w:rPr>
          <w:rFonts w:ascii="Times New Roman" w:eastAsia="宋体" w:hAnsi="Times New Roman" w:cs="Times New Roman" w:hint="eastAsia"/>
          <w:sz w:val="24"/>
          <w:szCs w:val="32"/>
        </w:rPr>
        <w:t>DNA</w:t>
      </w:r>
      <w:r w:rsidR="00D834A5">
        <w:rPr>
          <w:rFonts w:ascii="Times New Roman" w:eastAsia="宋体" w:hAnsi="Times New Roman" w:cs="Times New Roman" w:hint="eastAsia"/>
          <w:sz w:val="24"/>
          <w:szCs w:val="32"/>
        </w:rPr>
        <w:t>约</w:t>
      </w:r>
      <w:r w:rsidR="00D834A5">
        <w:rPr>
          <w:rFonts w:ascii="Times New Roman" w:eastAsia="宋体" w:hAnsi="Times New Roman" w:cs="Times New Roman" w:hint="eastAsia"/>
          <w:sz w:val="24"/>
          <w:szCs w:val="32"/>
        </w:rPr>
        <w:t>200 ng</w:t>
      </w:r>
      <w:r w:rsidR="00D834A5">
        <w:rPr>
          <w:rFonts w:ascii="Times New Roman" w:eastAsia="宋体" w:hAnsi="Times New Roman" w:cs="Times New Roman" w:hint="eastAsia"/>
          <w:sz w:val="24"/>
          <w:szCs w:val="32"/>
        </w:rPr>
        <w:t>加入</w:t>
      </w:r>
      <w:r w:rsidR="00D834A5">
        <w:rPr>
          <w:rFonts w:ascii="宋体" w:eastAsia="宋体" w:hAnsi="宋体" w:hint="eastAsia"/>
          <w:sz w:val="24"/>
          <w:szCs w:val="21"/>
        </w:rPr>
        <w:t>到</w:t>
      </w:r>
      <w:r w:rsidR="00D834A5" w:rsidRPr="005049ED">
        <w:rPr>
          <w:rFonts w:ascii="宋体" w:eastAsia="宋体" w:hAnsi="宋体" w:hint="eastAsia"/>
          <w:sz w:val="24"/>
          <w:szCs w:val="21"/>
        </w:rPr>
        <w:t>96孔PCR板</w:t>
      </w:r>
      <w:r w:rsidR="00D834A5">
        <w:rPr>
          <w:rFonts w:ascii="宋体" w:eastAsia="宋体" w:hAnsi="宋体" w:hint="eastAsia"/>
          <w:sz w:val="24"/>
          <w:szCs w:val="21"/>
        </w:rPr>
        <w:t>对应的孔（</w:t>
      </w:r>
      <w:r w:rsidR="00D834A5" w:rsidRPr="00C42417">
        <w:rPr>
          <w:rFonts w:ascii="Times New Roman" w:eastAsia="宋体" w:hAnsi="Times New Roman" w:cs="Times New Roman"/>
          <w:sz w:val="24"/>
          <w:szCs w:val="21"/>
        </w:rPr>
        <w:t>A1~H12</w:t>
      </w:r>
      <w:r w:rsidR="00D834A5">
        <w:rPr>
          <w:rFonts w:ascii="宋体" w:eastAsia="宋体" w:hAnsi="宋体" w:hint="eastAsia"/>
          <w:sz w:val="24"/>
          <w:szCs w:val="21"/>
        </w:rPr>
        <w:t>），每孔加入</w:t>
      </w:r>
      <w:r>
        <w:rPr>
          <w:rFonts w:ascii="Times New Roman" w:eastAsia="宋体" w:hAnsi="Times New Roman" w:cs="Times New Roman" w:hint="eastAsia"/>
          <w:sz w:val="24"/>
          <w:szCs w:val="32"/>
        </w:rPr>
        <w:t>0.3</w:t>
      </w:r>
      <w:r w:rsidRPr="005049ED">
        <w:rPr>
          <w:rFonts w:ascii="Times New Roman" w:eastAsia="宋体" w:hAnsi="Times New Roman" w:cs="Times New Roman"/>
          <w:sz w:val="24"/>
          <w:szCs w:val="32"/>
        </w:rPr>
        <w:t>x TE</w:t>
      </w:r>
      <w:r w:rsidR="00D834A5">
        <w:rPr>
          <w:rFonts w:ascii="Times New Roman" w:eastAsia="宋体" w:hAnsi="Times New Roman" w:cs="Times New Roman" w:hint="eastAsia"/>
          <w:sz w:val="24"/>
          <w:szCs w:val="32"/>
        </w:rPr>
        <w:t>到</w:t>
      </w:r>
      <w:r w:rsidR="00D834A5">
        <w:rPr>
          <w:rFonts w:ascii="Times New Roman" w:eastAsia="宋体" w:hAnsi="Times New Roman" w:cs="Times New Roman"/>
          <w:sz w:val="24"/>
          <w:szCs w:val="32"/>
        </w:rPr>
        <w:t>一共</w:t>
      </w:r>
      <w:r w:rsidR="00D834A5">
        <w:rPr>
          <w:rFonts w:ascii="Times New Roman" w:eastAsia="宋体" w:hAnsi="Times New Roman" w:cs="Times New Roman" w:hint="eastAsia"/>
          <w:sz w:val="24"/>
          <w:szCs w:val="32"/>
        </w:rPr>
        <w:t>10</w:t>
      </w:r>
      <w:r w:rsidR="00D834A5" w:rsidRPr="00D834A5">
        <w:rPr>
          <w:rFonts w:ascii="Symbol" w:eastAsia="宋体" w:hAnsi="Symbol"/>
          <w:sz w:val="24"/>
          <w:szCs w:val="32"/>
        </w:rPr>
        <w:t></w:t>
      </w:r>
      <w:r w:rsidR="00D834A5" w:rsidRPr="005049ED">
        <w:rPr>
          <w:rFonts w:ascii="Symbol" w:eastAsia="宋体" w:hAnsi="Symbol"/>
          <w:sz w:val="24"/>
          <w:szCs w:val="32"/>
        </w:rPr>
        <w:t></w:t>
      </w:r>
      <w:r w:rsidR="00D834A5">
        <w:rPr>
          <w:rFonts w:ascii="Times New Roman" w:eastAsia="宋体" w:hAnsi="Times New Roman" w:cs="Times New Roman" w:hint="eastAsia"/>
          <w:sz w:val="24"/>
          <w:szCs w:val="32"/>
        </w:rPr>
        <w:t>L</w:t>
      </w:r>
      <w:r w:rsidR="00D834A5">
        <w:rPr>
          <w:rFonts w:ascii="Times New Roman" w:eastAsia="宋体" w:hAnsi="Times New Roman" w:cs="Times New Roman" w:hint="eastAsia"/>
          <w:sz w:val="24"/>
          <w:szCs w:val="32"/>
        </w:rPr>
        <w:t>（即</w:t>
      </w:r>
      <w:r w:rsidR="00D834A5">
        <w:rPr>
          <w:rFonts w:ascii="Times New Roman" w:eastAsia="宋体" w:hAnsi="Times New Roman" w:cs="Times New Roman" w:hint="eastAsia"/>
          <w:sz w:val="24"/>
          <w:szCs w:val="32"/>
        </w:rPr>
        <w:t>20 ng/</w:t>
      </w:r>
      <w:r w:rsidR="00D834A5" w:rsidRPr="00D834A5">
        <w:rPr>
          <w:rFonts w:ascii="Symbol" w:eastAsia="宋体" w:hAnsi="Symbol"/>
          <w:sz w:val="24"/>
          <w:szCs w:val="32"/>
        </w:rPr>
        <w:t></w:t>
      </w:r>
      <w:r w:rsidR="00D834A5" w:rsidRPr="005049ED">
        <w:rPr>
          <w:rFonts w:ascii="Symbol" w:eastAsia="宋体" w:hAnsi="Symbol"/>
          <w:sz w:val="24"/>
          <w:szCs w:val="32"/>
        </w:rPr>
        <w:t></w:t>
      </w:r>
      <w:r w:rsidR="00D834A5">
        <w:rPr>
          <w:rFonts w:ascii="Times New Roman" w:eastAsia="宋体" w:hAnsi="Times New Roman" w:cs="Times New Roman" w:hint="eastAsia"/>
          <w:sz w:val="24"/>
          <w:szCs w:val="32"/>
        </w:rPr>
        <w:t>L</w:t>
      </w:r>
      <w:r w:rsidR="00D834A5">
        <w:rPr>
          <w:rFonts w:ascii="Times New Roman" w:eastAsia="宋体" w:hAnsi="Times New Roman" w:cs="Times New Roman" w:hint="eastAsia"/>
          <w:sz w:val="24"/>
          <w:szCs w:val="32"/>
        </w:rPr>
        <w:t>）。</w:t>
      </w:r>
      <w:r w:rsidR="00D834A5">
        <w:rPr>
          <w:rFonts w:ascii="宋体" w:eastAsia="宋体" w:hAnsi="宋体" w:hint="eastAsia"/>
          <w:sz w:val="24"/>
          <w:szCs w:val="32"/>
        </w:rPr>
        <w:t>冷冻保存。</w:t>
      </w:r>
    </w:p>
    <w:p w14:paraId="1B414F9D" w14:textId="1FD074A2" w:rsidR="006A5D83" w:rsidRDefault="00D834A5" w:rsidP="0053054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 w:rsidR="006A5D83">
        <w:rPr>
          <w:rFonts w:ascii="Times New Roman" w:eastAsia="宋体" w:hAnsi="Times New Roman" w:cs="Times New Roman" w:hint="eastAsia"/>
          <w:sz w:val="24"/>
          <w:szCs w:val="28"/>
        </w:rPr>
        <w:t>）第一轮特异性扩增</w:t>
      </w:r>
    </w:p>
    <w:p w14:paraId="315E37DB" w14:textId="1F69779F" w:rsidR="00D840C1" w:rsidRDefault="00F90AC6" w:rsidP="0053054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 w:rsidR="00E71BC3">
        <w:rPr>
          <w:rFonts w:ascii="Times New Roman" w:eastAsia="宋体" w:hAnsi="Times New Roman" w:cs="Times New Roman" w:hint="eastAsia"/>
          <w:sz w:val="24"/>
          <w:szCs w:val="28"/>
        </w:rPr>
        <w:t>文库构建包含两步</w:t>
      </w:r>
      <w:r w:rsidR="00E71BC3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E71BC3">
        <w:rPr>
          <w:rFonts w:ascii="Times New Roman" w:eastAsia="宋体" w:hAnsi="Times New Roman" w:cs="Times New Roman" w:hint="eastAsia"/>
          <w:sz w:val="24"/>
          <w:szCs w:val="28"/>
        </w:rPr>
        <w:t>扩增，第一步</w:t>
      </w:r>
      <w:r w:rsidR="00E71BC3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E71BC3">
        <w:rPr>
          <w:rFonts w:ascii="Times New Roman" w:eastAsia="宋体" w:hAnsi="Times New Roman" w:cs="Times New Roman" w:hint="eastAsia"/>
          <w:sz w:val="24"/>
          <w:szCs w:val="28"/>
        </w:rPr>
        <w:t>扩增使用</w:t>
      </w:r>
      <w:r w:rsidR="00E71BC3" w:rsidRPr="009278E9">
        <w:rPr>
          <w:rFonts w:ascii="Times New Roman" w:eastAsia="宋体" w:hAnsi="Times New Roman" w:cs="Times New Roman"/>
          <w:sz w:val="24"/>
          <w:szCs w:val="24"/>
        </w:rPr>
        <w:t>靶序列特异性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引物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T#F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T#R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进行目标片段的扩增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根据样本数配制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总混合液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，将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反应总混合液分装至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板中，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反应总混合液体系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配制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如</w:t>
      </w:r>
      <w:r w:rsidR="00064666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2-1</w:t>
      </w:r>
      <w:r w:rsidR="00064666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（样本数为</w:t>
      </w:r>
      <w:r w:rsidR="00837E7E" w:rsidRPr="003C0AD1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n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6466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每孔分别加入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r w:rsidR="00C825BD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反应液。</w:t>
      </w:r>
    </w:p>
    <w:p w14:paraId="789AE036" w14:textId="40B33FED" w:rsidR="00064666" w:rsidRDefault="00064666" w:rsidP="0006466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B13BAB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HiDecode</w:t>
      </w:r>
      <w:r>
        <w:rPr>
          <w:rFonts w:ascii="Times New Roman" w:eastAsia="宋体" w:hAnsi="Times New Roman" w:cs="Times New Roman" w:hint="eastAsia"/>
          <w:sz w:val="24"/>
          <w:szCs w:val="24"/>
        </w:rPr>
        <w:t>第一轮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反应总混合液体系</w:t>
      </w:r>
      <w:r w:rsidR="0033118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1D7F04">
        <w:rPr>
          <w:rFonts w:ascii="Times New Roman" w:eastAsia="宋体" w:hAnsi="Times New Roman" w:cs="Times New Roman" w:hint="eastAsia"/>
          <w:sz w:val="24"/>
          <w:szCs w:val="24"/>
        </w:rPr>
        <w:t>每反应</w:t>
      </w:r>
      <w:r w:rsidR="0033118D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r w:rsidR="0033118D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33118D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45"/>
        <w:gridCol w:w="3580"/>
      </w:tblGrid>
      <w:tr w:rsidR="00837E7E" w:rsidRPr="00AD19A1" w14:paraId="4EF83E36" w14:textId="77777777" w:rsidTr="00D834A5">
        <w:trPr>
          <w:trHeight w:val="476"/>
          <w:jc w:val="center"/>
        </w:trPr>
        <w:tc>
          <w:tcPr>
            <w:tcW w:w="2845" w:type="dxa"/>
          </w:tcPr>
          <w:p w14:paraId="43F94E26" w14:textId="625A14AA" w:rsidR="00837E7E" w:rsidRPr="00837E7E" w:rsidRDefault="00837E7E" w:rsidP="00D834A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</w:t>
            </w:r>
            <w:r w:rsidR="00DD66F4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×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Taq mix </w:t>
            </w:r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普通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Taq</w:t>
            </w:r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80" w:type="dxa"/>
          </w:tcPr>
          <w:p w14:paraId="4E37D521" w14:textId="2178821C" w:rsidR="00837E7E" w:rsidRPr="00837E7E" w:rsidRDefault="00837E7E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7.5 μL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837E7E" w:rsidRPr="00AD19A1" w14:paraId="23F06AC9" w14:textId="77777777" w:rsidTr="00D834A5">
        <w:trPr>
          <w:trHeight w:val="476"/>
          <w:jc w:val="center"/>
        </w:trPr>
        <w:tc>
          <w:tcPr>
            <w:tcW w:w="2845" w:type="dxa"/>
          </w:tcPr>
          <w:p w14:paraId="247774B0" w14:textId="739B9125" w:rsidR="00837E7E" w:rsidRPr="00837E7E" w:rsidRDefault="00837E7E" w:rsidP="00D834A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T#-F </w:t>
            </w:r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10 μM</w:t>
            </w:r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80" w:type="dxa"/>
          </w:tcPr>
          <w:p w14:paraId="15C439F7" w14:textId="0DCB7A96" w:rsidR="00837E7E" w:rsidRPr="00837E7E" w:rsidRDefault="00837E7E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μL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0.2 μM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</w:tr>
      <w:tr w:rsidR="00837E7E" w:rsidRPr="00AD19A1" w14:paraId="4B6DCCC8" w14:textId="77777777" w:rsidTr="00D834A5">
        <w:trPr>
          <w:trHeight w:val="476"/>
          <w:jc w:val="center"/>
        </w:trPr>
        <w:tc>
          <w:tcPr>
            <w:tcW w:w="2845" w:type="dxa"/>
          </w:tcPr>
          <w:p w14:paraId="593D6162" w14:textId="49F552C7" w:rsidR="00837E7E" w:rsidRPr="00837E7E" w:rsidRDefault="00837E7E" w:rsidP="00D834A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T#-R </w:t>
            </w:r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10 μM</w:t>
            </w:r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80" w:type="dxa"/>
          </w:tcPr>
          <w:p w14:paraId="22CDC791" w14:textId="3845BEA2" w:rsidR="00837E7E" w:rsidRPr="00837E7E" w:rsidRDefault="00837E7E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μL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0.2 μM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</w:tr>
      <w:tr w:rsidR="00837E7E" w:rsidRPr="00AD19A1" w14:paraId="5737667C" w14:textId="77777777" w:rsidTr="00D834A5">
        <w:trPr>
          <w:trHeight w:val="468"/>
          <w:jc w:val="center"/>
        </w:trPr>
        <w:tc>
          <w:tcPr>
            <w:tcW w:w="2845" w:type="dxa"/>
          </w:tcPr>
          <w:p w14:paraId="4E55FCF5" w14:textId="77777777" w:rsidR="00837E7E" w:rsidRPr="00837E7E" w:rsidRDefault="00837E7E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3580" w:type="dxa"/>
          </w:tcPr>
          <w:p w14:paraId="53D616D9" w14:textId="7F48E874" w:rsidR="00837E7E" w:rsidRPr="00837E7E" w:rsidRDefault="00837E7E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7.5 μL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</w:tbl>
    <w:p w14:paraId="18177D5D" w14:textId="77777777" w:rsidR="00D840C1" w:rsidRDefault="00D840C1" w:rsidP="00963480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78FAD2FC" w14:textId="63757874" w:rsidR="00D840C1" w:rsidRDefault="00837E7E" w:rsidP="00C825BD">
      <w:pPr>
        <w:spacing w:line="360" w:lineRule="auto"/>
        <w:ind w:firstLineChars="300" w:firstLine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孔针取样器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或者多通道移液器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D840C1">
        <w:rPr>
          <w:rFonts w:ascii="Times New Roman" w:eastAsia="宋体" w:hAnsi="Times New Roman" w:cs="Times New Roman" w:hint="eastAsia"/>
          <w:sz w:val="24"/>
          <w:szCs w:val="28"/>
        </w:rPr>
        <w:t>点取</w:t>
      </w:r>
      <w:r w:rsidR="00D840C1"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="00D840C1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D840C1">
        <w:rPr>
          <w:rFonts w:ascii="Times New Roman" w:eastAsia="宋体" w:hAnsi="Times New Roman" w:cs="Times New Roman" w:hint="eastAsia"/>
          <w:sz w:val="24"/>
          <w:szCs w:val="24"/>
        </w:rPr>
        <w:t>DN</w:t>
      </w:r>
      <w:r w:rsidR="00D840C1" w:rsidRPr="00BE480F">
        <w:rPr>
          <w:rFonts w:ascii="Times New Roman" w:eastAsia="宋体" w:hAnsi="Times New Roman" w:cs="Times New Roman"/>
          <w:sz w:val="24"/>
          <w:szCs w:val="24"/>
        </w:rPr>
        <w:t>A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分装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="00C825BD" w:rsidRPr="00BE480F">
        <w:rPr>
          <w:rFonts w:ascii="Times New Roman" w:eastAsia="宋体" w:hAnsi="Times New Roman" w:cs="Times New Roman"/>
          <w:sz w:val="24"/>
          <w:szCs w:val="24"/>
        </w:rPr>
        <w:t>PC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反应液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孔中。</w:t>
      </w:r>
      <w:r w:rsidR="00D840C1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D840C1"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BE480F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2-2</w:t>
      </w:r>
      <w:r w:rsidR="00B76CC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9A511CD" w14:textId="6F647DDA" w:rsidR="00064666" w:rsidRDefault="00064666" w:rsidP="0006466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2-2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HiDecode</w:t>
      </w:r>
      <w:r>
        <w:rPr>
          <w:rFonts w:ascii="Times New Roman" w:eastAsia="宋体" w:hAnsi="Times New Roman" w:cs="Times New Roman" w:hint="eastAsia"/>
          <w:sz w:val="24"/>
          <w:szCs w:val="24"/>
        </w:rPr>
        <w:t>样本建库第一轮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1937"/>
        <w:gridCol w:w="2700"/>
      </w:tblGrid>
      <w:tr w:rsidR="00D840C1" w:rsidRPr="00312A54" w14:paraId="15BEC1D0" w14:textId="77777777" w:rsidTr="00B76CC5">
        <w:trPr>
          <w:trHeight w:val="440"/>
          <w:jc w:val="center"/>
        </w:trPr>
        <w:tc>
          <w:tcPr>
            <w:tcW w:w="1460" w:type="dxa"/>
            <w:vAlign w:val="center"/>
          </w:tcPr>
          <w:p w14:paraId="1E64C596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预变性</w:t>
            </w:r>
          </w:p>
        </w:tc>
        <w:tc>
          <w:tcPr>
            <w:tcW w:w="1937" w:type="dxa"/>
            <w:vAlign w:val="center"/>
          </w:tcPr>
          <w:p w14:paraId="1AFCBED2" w14:textId="7B75A8E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94</w:t>
            </w:r>
            <w:r w:rsidR="00B76CC5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℃, 3 min</w:t>
            </w:r>
          </w:p>
        </w:tc>
        <w:tc>
          <w:tcPr>
            <w:tcW w:w="2700" w:type="dxa"/>
            <w:vAlign w:val="center"/>
          </w:tcPr>
          <w:p w14:paraId="6D314206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2C0495B5" w14:textId="77777777" w:rsidTr="00B76CC5">
        <w:trPr>
          <w:trHeight w:val="277"/>
          <w:jc w:val="center"/>
        </w:trPr>
        <w:tc>
          <w:tcPr>
            <w:tcW w:w="1460" w:type="dxa"/>
            <w:vAlign w:val="center"/>
          </w:tcPr>
          <w:p w14:paraId="521E161D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变性</w:t>
            </w:r>
          </w:p>
        </w:tc>
        <w:tc>
          <w:tcPr>
            <w:tcW w:w="1937" w:type="dxa"/>
            <w:vAlign w:val="center"/>
          </w:tcPr>
          <w:p w14:paraId="6743304C" w14:textId="09077A32" w:rsidR="00D840C1" w:rsidRPr="00D840C1" w:rsidRDefault="00D840C1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 s</w:t>
            </w:r>
          </w:p>
        </w:tc>
        <w:tc>
          <w:tcPr>
            <w:tcW w:w="2700" w:type="dxa"/>
            <w:vMerge w:val="restart"/>
            <w:vAlign w:val="center"/>
          </w:tcPr>
          <w:p w14:paraId="341BDD46" w14:textId="0FC211CF" w:rsidR="00D840C1" w:rsidRPr="00D840C1" w:rsidRDefault="00D840C1" w:rsidP="001D7F04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10 cycles </w:t>
            </w:r>
          </w:p>
        </w:tc>
      </w:tr>
      <w:tr w:rsidR="00D840C1" w:rsidRPr="00312A54" w14:paraId="69204B13" w14:textId="77777777" w:rsidTr="00B76CC5">
        <w:trPr>
          <w:trHeight w:val="255"/>
          <w:jc w:val="center"/>
        </w:trPr>
        <w:tc>
          <w:tcPr>
            <w:tcW w:w="1460" w:type="dxa"/>
            <w:vAlign w:val="center"/>
          </w:tcPr>
          <w:p w14:paraId="46EFFAF9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退火</w:t>
            </w:r>
          </w:p>
        </w:tc>
        <w:tc>
          <w:tcPr>
            <w:tcW w:w="1937" w:type="dxa"/>
            <w:vAlign w:val="center"/>
          </w:tcPr>
          <w:p w14:paraId="7F7C0176" w14:textId="37AD28EA" w:rsidR="00D840C1" w:rsidRPr="00D840C1" w:rsidRDefault="00D840C1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58℃, 20 s</w:t>
            </w:r>
          </w:p>
        </w:tc>
        <w:tc>
          <w:tcPr>
            <w:tcW w:w="2700" w:type="dxa"/>
            <w:vMerge/>
            <w:vAlign w:val="center"/>
          </w:tcPr>
          <w:p w14:paraId="5351185B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32A10DB2" w14:textId="77777777" w:rsidTr="00B76CC5">
        <w:trPr>
          <w:trHeight w:val="290"/>
          <w:jc w:val="center"/>
        </w:trPr>
        <w:tc>
          <w:tcPr>
            <w:tcW w:w="1460" w:type="dxa"/>
            <w:vAlign w:val="center"/>
          </w:tcPr>
          <w:p w14:paraId="16ED06F3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937" w:type="dxa"/>
            <w:vAlign w:val="center"/>
          </w:tcPr>
          <w:p w14:paraId="1E305319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5 s</w:t>
            </w:r>
          </w:p>
        </w:tc>
        <w:tc>
          <w:tcPr>
            <w:tcW w:w="2700" w:type="dxa"/>
            <w:vMerge/>
            <w:vAlign w:val="center"/>
          </w:tcPr>
          <w:p w14:paraId="3EF0B01D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214DCD3B" w14:textId="77777777" w:rsidTr="00B76CC5">
        <w:trPr>
          <w:trHeight w:val="360"/>
          <w:jc w:val="center"/>
        </w:trPr>
        <w:tc>
          <w:tcPr>
            <w:tcW w:w="1460" w:type="dxa"/>
            <w:vAlign w:val="center"/>
          </w:tcPr>
          <w:p w14:paraId="6797323D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937" w:type="dxa"/>
            <w:vAlign w:val="center"/>
          </w:tcPr>
          <w:p w14:paraId="2E6F406D" w14:textId="2F32244F" w:rsidR="00D840C1" w:rsidRPr="00D840C1" w:rsidRDefault="00C825BD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72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10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s</w:t>
            </w:r>
          </w:p>
        </w:tc>
        <w:tc>
          <w:tcPr>
            <w:tcW w:w="2700" w:type="dxa"/>
            <w:vMerge/>
            <w:vAlign w:val="center"/>
          </w:tcPr>
          <w:p w14:paraId="7D076F82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0CE6F2CE" w14:textId="77777777" w:rsidTr="00B76CC5">
        <w:trPr>
          <w:trHeight w:val="347"/>
          <w:jc w:val="center"/>
        </w:trPr>
        <w:tc>
          <w:tcPr>
            <w:tcW w:w="1460" w:type="dxa"/>
            <w:vAlign w:val="center"/>
          </w:tcPr>
          <w:p w14:paraId="40C725C7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937" w:type="dxa"/>
            <w:vAlign w:val="center"/>
          </w:tcPr>
          <w:p w14:paraId="330118DD" w14:textId="350851FE" w:rsidR="00D840C1" w:rsidRPr="00D840C1" w:rsidRDefault="00C825BD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65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℃, 5 s</w:t>
            </w:r>
          </w:p>
        </w:tc>
        <w:tc>
          <w:tcPr>
            <w:tcW w:w="2700" w:type="dxa"/>
            <w:vMerge/>
            <w:vAlign w:val="center"/>
          </w:tcPr>
          <w:p w14:paraId="4C239A65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2D878E94" w14:textId="77777777" w:rsidTr="00C825BD">
        <w:trPr>
          <w:trHeight w:val="373"/>
          <w:jc w:val="center"/>
        </w:trPr>
        <w:tc>
          <w:tcPr>
            <w:tcW w:w="1460" w:type="dxa"/>
            <w:vAlign w:val="center"/>
          </w:tcPr>
          <w:p w14:paraId="12FD81B6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变性</w:t>
            </w:r>
          </w:p>
        </w:tc>
        <w:tc>
          <w:tcPr>
            <w:tcW w:w="1937" w:type="dxa"/>
            <w:vAlign w:val="center"/>
          </w:tcPr>
          <w:p w14:paraId="2265D16D" w14:textId="59F77E9A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 s</w:t>
            </w:r>
          </w:p>
        </w:tc>
        <w:tc>
          <w:tcPr>
            <w:tcW w:w="2700" w:type="dxa"/>
            <w:vMerge w:val="restart"/>
            <w:vAlign w:val="center"/>
          </w:tcPr>
          <w:p w14:paraId="61A5B7C3" w14:textId="31A7C896" w:rsidR="00D840C1" w:rsidRPr="00D840C1" w:rsidRDefault="00D840C1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18~20 cycles</w:t>
            </w:r>
          </w:p>
        </w:tc>
      </w:tr>
      <w:tr w:rsidR="00D840C1" w:rsidRPr="00312A54" w14:paraId="024A142F" w14:textId="77777777" w:rsidTr="00C825BD">
        <w:trPr>
          <w:trHeight w:val="423"/>
          <w:jc w:val="center"/>
        </w:trPr>
        <w:tc>
          <w:tcPr>
            <w:tcW w:w="1460" w:type="dxa"/>
            <w:vAlign w:val="center"/>
          </w:tcPr>
          <w:p w14:paraId="44759C55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退火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937" w:type="dxa"/>
            <w:vAlign w:val="center"/>
          </w:tcPr>
          <w:p w14:paraId="6EFB372D" w14:textId="360EF106" w:rsidR="00D840C1" w:rsidRPr="00D840C1" w:rsidRDefault="00D840C1" w:rsidP="00C073F3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1</w:t>
            </w:r>
            <w:r w:rsidR="00C073F3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5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s</w:t>
            </w:r>
          </w:p>
        </w:tc>
        <w:tc>
          <w:tcPr>
            <w:tcW w:w="2700" w:type="dxa"/>
            <w:vMerge/>
            <w:vAlign w:val="center"/>
          </w:tcPr>
          <w:p w14:paraId="3680B26F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6B20ECB9" w14:textId="77777777" w:rsidTr="00C825BD">
        <w:trPr>
          <w:trHeight w:val="431"/>
          <w:jc w:val="center"/>
        </w:trPr>
        <w:tc>
          <w:tcPr>
            <w:tcW w:w="1460" w:type="dxa"/>
            <w:vAlign w:val="center"/>
          </w:tcPr>
          <w:p w14:paraId="6EF509F7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937" w:type="dxa"/>
            <w:vAlign w:val="center"/>
          </w:tcPr>
          <w:p w14:paraId="498C4018" w14:textId="051C9148" w:rsidR="00D840C1" w:rsidRPr="00D840C1" w:rsidRDefault="00C825BD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72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10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s</w:t>
            </w:r>
          </w:p>
        </w:tc>
        <w:tc>
          <w:tcPr>
            <w:tcW w:w="2700" w:type="dxa"/>
            <w:vMerge/>
            <w:vAlign w:val="center"/>
          </w:tcPr>
          <w:p w14:paraId="2483B0C3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334B6B88" w14:textId="77777777" w:rsidTr="00B76CC5">
        <w:trPr>
          <w:trHeight w:val="284"/>
          <w:jc w:val="center"/>
        </w:trPr>
        <w:tc>
          <w:tcPr>
            <w:tcW w:w="1460" w:type="dxa"/>
            <w:vAlign w:val="center"/>
          </w:tcPr>
          <w:p w14:paraId="692664C6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lastRenderedPageBreak/>
              <w:t>延伸</w:t>
            </w:r>
          </w:p>
        </w:tc>
        <w:tc>
          <w:tcPr>
            <w:tcW w:w="1937" w:type="dxa"/>
            <w:vAlign w:val="center"/>
          </w:tcPr>
          <w:p w14:paraId="00F4EB9B" w14:textId="1DF95A14" w:rsidR="00D840C1" w:rsidRPr="00D840C1" w:rsidRDefault="00C825BD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65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℃, 5 s</w:t>
            </w:r>
          </w:p>
        </w:tc>
        <w:tc>
          <w:tcPr>
            <w:tcW w:w="2700" w:type="dxa"/>
            <w:vMerge/>
            <w:vAlign w:val="center"/>
          </w:tcPr>
          <w:p w14:paraId="4EFF4D75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39F1B003" w14:textId="77777777" w:rsidTr="00B76CC5">
        <w:trPr>
          <w:trHeight w:val="239"/>
          <w:jc w:val="center"/>
        </w:trPr>
        <w:tc>
          <w:tcPr>
            <w:tcW w:w="1460" w:type="dxa"/>
            <w:vAlign w:val="center"/>
          </w:tcPr>
          <w:p w14:paraId="6F69002B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终延伸</w:t>
            </w:r>
          </w:p>
        </w:tc>
        <w:tc>
          <w:tcPr>
            <w:tcW w:w="1937" w:type="dxa"/>
            <w:vAlign w:val="center"/>
          </w:tcPr>
          <w:p w14:paraId="2A386191" w14:textId="4175446F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1 min</w:t>
            </w:r>
          </w:p>
        </w:tc>
        <w:tc>
          <w:tcPr>
            <w:tcW w:w="2700" w:type="dxa"/>
            <w:vAlign w:val="center"/>
          </w:tcPr>
          <w:p w14:paraId="5003B989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1 cycle</w:t>
            </w:r>
          </w:p>
        </w:tc>
      </w:tr>
    </w:tbl>
    <w:p w14:paraId="5AD64F54" w14:textId="64D9BA04" w:rsidR="00D840C1" w:rsidRDefault="001D7F04" w:rsidP="001D7F0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（注：延伸采用变温方式，以改善不同</w:t>
      </w: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含量分布序列的扩增效率）</w:t>
      </w:r>
    </w:p>
    <w:p w14:paraId="279D499F" w14:textId="46D6D1F0" w:rsidR="0034736D" w:rsidRDefault="0034736D" w:rsidP="00A633D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如果目的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片段</w:t>
      </w:r>
      <w:r>
        <w:rPr>
          <w:rFonts w:ascii="Times New Roman" w:eastAsia="宋体" w:hAnsi="Times New Roman" w:cs="Times New Roman" w:hint="eastAsia"/>
          <w:sz w:val="24"/>
          <w:szCs w:val="28"/>
        </w:rPr>
        <w:t>在基因组中存在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相似度较高</w:t>
      </w:r>
      <w:r>
        <w:rPr>
          <w:rFonts w:ascii="Times New Roman" w:eastAsia="宋体" w:hAnsi="Times New Roman" w:cs="Times New Roman" w:hint="eastAsia"/>
          <w:sz w:val="24"/>
          <w:szCs w:val="28"/>
        </w:rPr>
        <w:t>的序列导致</w:t>
      </w:r>
      <w:r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-</w:t>
      </w:r>
      <w:r>
        <w:rPr>
          <w:rFonts w:ascii="Times New Roman" w:eastAsia="宋体" w:hAnsi="Times New Roman" w:cs="Times New Roman" w:hint="eastAsia"/>
          <w:sz w:val="24"/>
          <w:szCs w:val="28"/>
        </w:rPr>
        <w:t>F</w:t>
      </w:r>
      <w:r>
        <w:rPr>
          <w:rFonts w:ascii="Times New Roman" w:eastAsia="宋体" w:hAnsi="Times New Roman" w:cs="Times New Roman" w:hint="eastAsia"/>
          <w:sz w:val="24"/>
          <w:szCs w:val="28"/>
        </w:rPr>
        <w:t>以及</w:t>
      </w:r>
      <w:r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-</w:t>
      </w:r>
      <w:r>
        <w:rPr>
          <w:rFonts w:ascii="Times New Roman" w:eastAsia="宋体" w:hAnsi="Times New Roman" w:cs="Times New Roman" w:hint="eastAsia"/>
          <w:sz w:val="24"/>
          <w:szCs w:val="28"/>
        </w:rPr>
        <w:t>R</w:t>
      </w:r>
      <w:r>
        <w:rPr>
          <w:rFonts w:ascii="Times New Roman" w:eastAsia="宋体" w:hAnsi="Times New Roman" w:cs="Times New Roman" w:hint="eastAsia"/>
          <w:sz w:val="24"/>
          <w:szCs w:val="28"/>
        </w:rPr>
        <w:t>无法特异性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扩增目的</w:t>
      </w:r>
      <w:r>
        <w:rPr>
          <w:rFonts w:ascii="Times New Roman" w:eastAsia="宋体" w:hAnsi="Times New Roman" w:cs="Times New Roman" w:hint="eastAsia"/>
          <w:sz w:val="24"/>
          <w:szCs w:val="28"/>
        </w:rPr>
        <w:t>片段，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可以靶点上下游</w:t>
      </w:r>
      <w:r w:rsidR="00C64677">
        <w:rPr>
          <w:rFonts w:ascii="Times New Roman" w:eastAsia="宋体" w:hAnsi="Times New Roman" w:cs="Times New Roman" w:hint="eastAsia"/>
          <w:sz w:val="24"/>
          <w:szCs w:val="28"/>
        </w:rPr>
        <w:t>更大范围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内设计第一组高特异引物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exT#-F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exT#-R</w:t>
      </w:r>
      <w:r w:rsidR="006F645C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6F645C">
        <w:rPr>
          <w:rFonts w:ascii="Times New Roman" w:eastAsia="宋体" w:hAnsi="Times New Roman" w:cs="Times New Roman" w:hint="eastAsia"/>
          <w:sz w:val="24"/>
          <w:szCs w:val="28"/>
        </w:rPr>
        <w:t>Tm = ~60</w:t>
      </w:r>
      <w:r w:rsidR="006F645C" w:rsidRPr="00D840C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℃</w:t>
      </w:r>
      <w:r w:rsidR="006F645C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。先进行巢式第一轮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获得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高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特异的</w:t>
      </w:r>
      <w:r>
        <w:rPr>
          <w:rFonts w:ascii="Times New Roman" w:eastAsia="宋体" w:hAnsi="Times New Roman" w:cs="Times New Roman" w:hint="eastAsia"/>
          <w:sz w:val="24"/>
          <w:szCs w:val="28"/>
        </w:rPr>
        <w:t>扩增产物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。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反应体系如</w:t>
      </w:r>
      <w:r w:rsidR="00D91912"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2-3</w:t>
      </w:r>
      <w:r w:rsidR="00D91912">
        <w:rPr>
          <w:rFonts w:ascii="Times New Roman" w:eastAsia="宋体" w:hAnsi="Times New Roman" w:cs="Times New Roman" w:hint="eastAsia"/>
          <w:sz w:val="24"/>
          <w:szCs w:val="28"/>
        </w:rPr>
        <w:t>所示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1BC46854" w14:textId="48A790FA" w:rsidR="00D91912" w:rsidRDefault="00D91912" w:rsidP="00D919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2-3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HiDecode</w:t>
      </w:r>
      <w:r w:rsidR="008C544C">
        <w:rPr>
          <w:rFonts w:ascii="Times New Roman" w:eastAsia="宋体" w:hAnsi="Times New Roman" w:cs="Times New Roman" w:hint="eastAsia"/>
          <w:sz w:val="24"/>
          <w:szCs w:val="24"/>
        </w:rPr>
        <w:t>样本建库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巢式</w:t>
      </w:r>
      <w:r>
        <w:rPr>
          <w:rFonts w:ascii="Times New Roman" w:eastAsia="宋体" w:hAnsi="Times New Roman" w:cs="Times New Roman" w:hint="eastAsia"/>
          <w:sz w:val="24"/>
          <w:szCs w:val="28"/>
        </w:rPr>
        <w:t>第一轮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反应体系</w:t>
      </w:r>
      <w:r w:rsidR="001A5DF9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F645C">
        <w:rPr>
          <w:rFonts w:ascii="Times New Roman" w:eastAsia="宋体" w:hAnsi="Times New Roman" w:cs="Times New Roman" w:hint="eastAsia"/>
          <w:sz w:val="24"/>
          <w:szCs w:val="24"/>
        </w:rPr>
        <w:t>每反应</w:t>
      </w:r>
      <w:r w:rsidR="001A5DF9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r w:rsidR="001A5DF9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1A5DF9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051"/>
        <w:gridCol w:w="3729"/>
      </w:tblGrid>
      <w:tr w:rsidR="0034736D" w:rsidRPr="00837E7E" w14:paraId="42490399" w14:textId="77777777" w:rsidTr="00F25E4D">
        <w:trPr>
          <w:trHeight w:val="476"/>
          <w:jc w:val="center"/>
        </w:trPr>
        <w:tc>
          <w:tcPr>
            <w:tcW w:w="3051" w:type="dxa"/>
          </w:tcPr>
          <w:p w14:paraId="12C7D54E" w14:textId="3779ABAE" w:rsidR="0034736D" w:rsidRPr="00837E7E" w:rsidRDefault="0034736D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</w:t>
            </w:r>
            <w:r w:rsidR="00DD66F4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×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Taq mix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（普通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Taq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3729" w:type="dxa"/>
          </w:tcPr>
          <w:p w14:paraId="174EBA2D" w14:textId="0252B2DF" w:rsidR="0034736D" w:rsidRPr="00837E7E" w:rsidRDefault="0034736D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7.5 μL</w:t>
            </w:r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250CBA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="00250CBA"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34736D" w:rsidRPr="00837E7E" w14:paraId="2D9B361D" w14:textId="77777777" w:rsidTr="00F25E4D">
        <w:trPr>
          <w:trHeight w:val="476"/>
          <w:jc w:val="center"/>
        </w:trPr>
        <w:tc>
          <w:tcPr>
            <w:tcW w:w="3051" w:type="dxa"/>
          </w:tcPr>
          <w:p w14:paraId="061BE7B7" w14:textId="300B0B48" w:rsidR="0034736D" w:rsidRPr="00837E7E" w:rsidRDefault="0034736D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T#-F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10 μM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3729" w:type="dxa"/>
          </w:tcPr>
          <w:p w14:paraId="779516DE" w14:textId="66482BAD" w:rsidR="0034736D" w:rsidRPr="00837E7E" w:rsidRDefault="0034736D" w:rsidP="006F645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6F645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μL</w:t>
            </w:r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250CBA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="00250CBA"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μM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</w:tr>
      <w:tr w:rsidR="0034736D" w:rsidRPr="00837E7E" w14:paraId="15B70148" w14:textId="77777777" w:rsidTr="00F25E4D">
        <w:trPr>
          <w:trHeight w:val="476"/>
          <w:jc w:val="center"/>
        </w:trPr>
        <w:tc>
          <w:tcPr>
            <w:tcW w:w="3051" w:type="dxa"/>
          </w:tcPr>
          <w:p w14:paraId="3677CCEE" w14:textId="29B62339" w:rsidR="0034736D" w:rsidRPr="00837E7E" w:rsidRDefault="0034736D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T#-R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10 μM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3729" w:type="dxa"/>
          </w:tcPr>
          <w:p w14:paraId="2CFD8A7F" w14:textId="3114698C" w:rsidR="0034736D" w:rsidRPr="00837E7E" w:rsidRDefault="0034736D" w:rsidP="006F645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6F645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μL</w:t>
            </w:r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250CBA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="00250CBA"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μM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</w:tr>
      <w:tr w:rsidR="0034736D" w:rsidRPr="00837E7E" w14:paraId="462E582F" w14:textId="77777777" w:rsidTr="00F25E4D">
        <w:trPr>
          <w:trHeight w:val="468"/>
          <w:jc w:val="center"/>
        </w:trPr>
        <w:tc>
          <w:tcPr>
            <w:tcW w:w="3051" w:type="dxa"/>
          </w:tcPr>
          <w:p w14:paraId="28B8E426" w14:textId="77777777" w:rsidR="0034736D" w:rsidRPr="00837E7E" w:rsidRDefault="0034736D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3729" w:type="dxa"/>
          </w:tcPr>
          <w:p w14:paraId="58155A19" w14:textId="6F081967" w:rsidR="0034736D" w:rsidRPr="00837E7E" w:rsidRDefault="0034736D" w:rsidP="00250CBA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7.</w:t>
            </w:r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μL</w:t>
            </w:r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250CBA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="00250CBA"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</w:tbl>
    <w:p w14:paraId="3F76569F" w14:textId="21CB1215" w:rsidR="009A1724" w:rsidRDefault="009A1724" w:rsidP="00A8638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反应扩增程序如</w:t>
      </w:r>
      <w:r w:rsidR="005B49FF"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2-4</w:t>
      </w:r>
      <w:r w:rsidR="005B49FF">
        <w:rPr>
          <w:rFonts w:ascii="Times New Roman" w:eastAsia="宋体" w:hAnsi="Times New Roman" w:cs="Times New Roman" w:hint="eastAsia"/>
          <w:sz w:val="24"/>
          <w:szCs w:val="28"/>
        </w:rPr>
        <w:t>所示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6C86240C" w14:textId="61EE9B32" w:rsidR="00D91912" w:rsidRDefault="00D91912" w:rsidP="00D919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2-4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HiDecode</w:t>
      </w:r>
      <w:r w:rsidR="008C544C">
        <w:rPr>
          <w:rFonts w:ascii="Times New Roman" w:eastAsia="宋体" w:hAnsi="Times New Roman" w:cs="Times New Roman" w:hint="eastAsia"/>
          <w:sz w:val="24"/>
          <w:szCs w:val="24"/>
        </w:rPr>
        <w:t>样本建库</w:t>
      </w:r>
      <w:r>
        <w:rPr>
          <w:rFonts w:ascii="Times New Roman" w:eastAsia="宋体" w:hAnsi="Times New Roman" w:cs="Times New Roman" w:hint="eastAsia"/>
          <w:sz w:val="24"/>
          <w:szCs w:val="28"/>
        </w:rPr>
        <w:t>巢式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第一轮反应程序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1544"/>
        <w:gridCol w:w="1442"/>
      </w:tblGrid>
      <w:tr w:rsidR="009A1724" w:rsidRPr="008C544C" w14:paraId="35C2138C" w14:textId="77777777" w:rsidTr="006F645C">
        <w:trPr>
          <w:trHeight w:val="411"/>
          <w:jc w:val="center"/>
        </w:trPr>
        <w:tc>
          <w:tcPr>
            <w:tcW w:w="1460" w:type="dxa"/>
            <w:vAlign w:val="center"/>
          </w:tcPr>
          <w:p w14:paraId="447272C4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预变性</w:t>
            </w:r>
          </w:p>
        </w:tc>
        <w:tc>
          <w:tcPr>
            <w:tcW w:w="1544" w:type="dxa"/>
            <w:vAlign w:val="center"/>
          </w:tcPr>
          <w:p w14:paraId="75A9ADFB" w14:textId="1227DD26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93℃, 3</w:t>
            </w:r>
            <w:r w:rsidR="008C54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442" w:type="dxa"/>
            <w:vAlign w:val="center"/>
          </w:tcPr>
          <w:p w14:paraId="09845BCA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8C544C" w14:paraId="5FE1FAF8" w14:textId="77777777" w:rsidTr="006F645C">
        <w:trPr>
          <w:trHeight w:val="261"/>
          <w:jc w:val="center"/>
        </w:trPr>
        <w:tc>
          <w:tcPr>
            <w:tcW w:w="1460" w:type="dxa"/>
            <w:vAlign w:val="center"/>
          </w:tcPr>
          <w:p w14:paraId="7174C06B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变性</w:t>
            </w:r>
          </w:p>
        </w:tc>
        <w:tc>
          <w:tcPr>
            <w:tcW w:w="1544" w:type="dxa"/>
            <w:vAlign w:val="center"/>
          </w:tcPr>
          <w:p w14:paraId="2706AB8E" w14:textId="1E5BB7E0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, 10</w:t>
            </w:r>
            <w:r w:rsidR="008C54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442" w:type="dxa"/>
            <w:vMerge w:val="restart"/>
            <w:vAlign w:val="center"/>
          </w:tcPr>
          <w:p w14:paraId="286C5ABE" w14:textId="0C6598CA" w:rsidR="009A1724" w:rsidRPr="008C544C" w:rsidRDefault="006F645C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cycles</w:t>
            </w:r>
          </w:p>
        </w:tc>
      </w:tr>
      <w:tr w:rsidR="009A1724" w:rsidRPr="008C544C" w14:paraId="2F03054A" w14:textId="77777777" w:rsidTr="006F645C">
        <w:trPr>
          <w:trHeight w:val="223"/>
          <w:jc w:val="center"/>
        </w:trPr>
        <w:tc>
          <w:tcPr>
            <w:tcW w:w="1460" w:type="dxa"/>
            <w:vAlign w:val="center"/>
          </w:tcPr>
          <w:p w14:paraId="7B65F506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退火</w:t>
            </w:r>
          </w:p>
        </w:tc>
        <w:tc>
          <w:tcPr>
            <w:tcW w:w="1544" w:type="dxa"/>
            <w:vAlign w:val="center"/>
          </w:tcPr>
          <w:p w14:paraId="1175EDD4" w14:textId="6D525244" w:rsidR="009A1724" w:rsidRPr="008C544C" w:rsidRDefault="00250CBA" w:rsidP="00C073F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60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 w:rsidR="00C073F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20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vAlign w:val="center"/>
          </w:tcPr>
          <w:p w14:paraId="7431A139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8C544C" w14:paraId="1B9F1102" w14:textId="77777777" w:rsidTr="006F645C">
        <w:trPr>
          <w:trHeight w:val="274"/>
          <w:jc w:val="center"/>
        </w:trPr>
        <w:tc>
          <w:tcPr>
            <w:tcW w:w="1460" w:type="dxa"/>
            <w:vAlign w:val="center"/>
          </w:tcPr>
          <w:p w14:paraId="21EEABD8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5C434DA4" w14:textId="5FD9BC22" w:rsidR="009A1724" w:rsidRPr="008C544C" w:rsidRDefault="009A1724" w:rsidP="00250CBA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vAlign w:val="center"/>
          </w:tcPr>
          <w:p w14:paraId="1D06740E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8C544C" w14:paraId="2FECEB09" w14:textId="77777777" w:rsidTr="006F645C">
        <w:trPr>
          <w:trHeight w:val="185"/>
          <w:jc w:val="center"/>
        </w:trPr>
        <w:tc>
          <w:tcPr>
            <w:tcW w:w="1460" w:type="dxa"/>
            <w:vAlign w:val="center"/>
          </w:tcPr>
          <w:p w14:paraId="405C3DFD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2DC2D898" w14:textId="341DE774" w:rsidR="009A1724" w:rsidRPr="008C544C" w:rsidRDefault="00250CBA" w:rsidP="006F645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72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 w:rsidR="006F645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30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vAlign w:val="center"/>
          </w:tcPr>
          <w:p w14:paraId="26FC1636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8C544C" w14:paraId="2F2A3D73" w14:textId="77777777" w:rsidTr="006F645C">
        <w:trPr>
          <w:trHeight w:val="194"/>
          <w:jc w:val="center"/>
        </w:trPr>
        <w:tc>
          <w:tcPr>
            <w:tcW w:w="1460" w:type="dxa"/>
            <w:vAlign w:val="center"/>
          </w:tcPr>
          <w:p w14:paraId="2F0194CF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6AB68930" w14:textId="13D1D533" w:rsidR="009A1724" w:rsidRPr="008C544C" w:rsidRDefault="00250CBA" w:rsidP="00250CBA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65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vAlign w:val="center"/>
          </w:tcPr>
          <w:p w14:paraId="77B9D4EB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4C8947CB" w14:textId="1DE5EA1A" w:rsidR="009A1724" w:rsidRDefault="006F645C" w:rsidP="002B56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将</w:t>
      </w:r>
      <w:r>
        <w:rPr>
          <w:rFonts w:ascii="Times New Roman" w:eastAsia="宋体" w:hAnsi="Times New Roman" w:cs="Times New Roman" w:hint="eastAsia"/>
          <w:sz w:val="24"/>
          <w:szCs w:val="28"/>
        </w:rPr>
        <w:t>T#-F</w:t>
      </w:r>
      <w:r>
        <w:rPr>
          <w:rFonts w:ascii="Times New Roman" w:eastAsia="宋体" w:hAnsi="Times New Roman" w:cs="Times New Roman" w:hint="eastAsia"/>
          <w:sz w:val="24"/>
          <w:szCs w:val="28"/>
        </w:rPr>
        <w:t>以及</w:t>
      </w:r>
      <w:r>
        <w:rPr>
          <w:rFonts w:ascii="Times New Roman" w:eastAsia="宋体" w:hAnsi="Times New Roman" w:cs="Times New Roman" w:hint="eastAsia"/>
          <w:sz w:val="24"/>
          <w:szCs w:val="28"/>
        </w:rPr>
        <w:t>T#-R</w:t>
      </w:r>
      <w:r>
        <w:rPr>
          <w:rFonts w:ascii="Times New Roman" w:eastAsia="宋体" w:hAnsi="Times New Roman" w:cs="Times New Roman" w:hint="eastAsia"/>
          <w:sz w:val="24"/>
          <w:szCs w:val="28"/>
        </w:rPr>
        <w:t>引物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(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原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 xml:space="preserve">10 </w:t>
      </w:r>
      <w:r w:rsidR="00C073F3" w:rsidRPr="00837E7E">
        <w:rPr>
          <w:rFonts w:ascii="Times New Roman" w:eastAsia="宋体" w:hAnsi="Times New Roman" w:cs="Times New Roman"/>
          <w:sz w:val="24"/>
          <w:szCs w:val="24"/>
        </w:rPr>
        <w:t>μM</w:t>
      </w:r>
      <w:r w:rsidR="00C073F3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C073F3">
        <w:rPr>
          <w:rFonts w:ascii="Times New Roman" w:eastAsia="宋体" w:hAnsi="Times New Roman" w:cs="Times New Roman" w:hint="eastAsia"/>
          <w:sz w:val="24"/>
          <w:szCs w:val="24"/>
        </w:rPr>
        <w:t>等量混合，再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以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ddH2O</w:t>
      </w:r>
      <w:r>
        <w:rPr>
          <w:rFonts w:ascii="Times New Roman" w:eastAsia="宋体" w:hAnsi="Times New Roman" w:cs="Times New Roman" w:hint="eastAsia"/>
          <w:sz w:val="24"/>
          <w:szCs w:val="28"/>
        </w:rPr>
        <w:t>稀释成各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="005F3E66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Pr="00837E7E">
        <w:rPr>
          <w:rFonts w:ascii="Times New Roman" w:eastAsia="宋体" w:hAnsi="Times New Roman" w:cs="Times New Roman"/>
          <w:sz w:val="24"/>
          <w:szCs w:val="24"/>
        </w:rPr>
        <w:t>μM</w:t>
      </w:r>
      <w:r w:rsidR="005F3E6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073F3">
        <w:rPr>
          <w:rFonts w:ascii="Times New Roman" w:eastAsia="宋体" w:hAnsi="Times New Roman" w:cs="Times New Roman" w:hint="eastAsia"/>
          <w:sz w:val="24"/>
          <w:szCs w:val="24"/>
        </w:rPr>
        <w:t>共</w:t>
      </w:r>
      <w:r w:rsidR="005F3E66">
        <w:rPr>
          <w:rFonts w:ascii="Times New Roman" w:eastAsia="宋体" w:hAnsi="Times New Roman" w:cs="Times New Roman" w:hint="eastAsia"/>
          <w:sz w:val="24"/>
          <w:szCs w:val="24"/>
        </w:rPr>
        <w:t xml:space="preserve">&gt; n </w:t>
      </w:r>
      <w:r w:rsidR="005F3E66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5F3E66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。以上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反应结束后</w:t>
      </w:r>
      <w:r>
        <w:rPr>
          <w:rFonts w:ascii="Times New Roman" w:eastAsia="宋体" w:hAnsi="Times New Roman" w:cs="Times New Roman" w:hint="eastAsia"/>
          <w:sz w:val="24"/>
          <w:szCs w:val="28"/>
        </w:rPr>
        <w:t>，各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孔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加入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="005F3E66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5F3E66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C073F3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 xml:space="preserve">3 </w:t>
      </w:r>
      <w:r w:rsidR="00C073F3" w:rsidRPr="00837E7E">
        <w:rPr>
          <w:rFonts w:ascii="Times New Roman" w:eastAsia="宋体" w:hAnsi="Times New Roman" w:cs="Times New Roman"/>
          <w:sz w:val="24"/>
          <w:szCs w:val="24"/>
        </w:rPr>
        <w:t>μM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0434C1">
        <w:rPr>
          <w:rFonts w:ascii="Times New Roman" w:eastAsia="宋体" w:hAnsi="Times New Roman" w:cs="Times New Roman" w:hint="eastAsia"/>
          <w:sz w:val="24"/>
          <w:szCs w:val="28"/>
        </w:rPr>
        <w:t>-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F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/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0434C1">
        <w:rPr>
          <w:rFonts w:ascii="Times New Roman" w:eastAsia="宋体" w:hAnsi="Times New Roman" w:cs="Times New Roman" w:hint="eastAsia"/>
          <w:sz w:val="24"/>
          <w:szCs w:val="28"/>
        </w:rPr>
        <w:t>-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R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(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终浓度为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0.2</w:t>
      </w:r>
      <w:r w:rsidR="005F3E66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9A1724" w:rsidRPr="00837E7E">
        <w:rPr>
          <w:rFonts w:ascii="Times New Roman" w:eastAsia="宋体" w:hAnsi="Times New Roman" w:cs="Times New Roman"/>
          <w:sz w:val="24"/>
          <w:szCs w:val="24"/>
        </w:rPr>
        <w:t>μM</w:t>
      </w:r>
      <w:r w:rsidR="00C073F3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5F3E66">
        <w:rPr>
          <w:rFonts w:ascii="Times New Roman" w:eastAsia="宋体" w:hAnsi="Times New Roman" w:cs="Times New Roman" w:hint="eastAsia"/>
          <w:sz w:val="24"/>
          <w:szCs w:val="24"/>
        </w:rPr>
        <w:t>。继续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5F3E66">
        <w:rPr>
          <w:rFonts w:ascii="Times New Roman" w:eastAsia="宋体" w:hAnsi="Times New Roman" w:cs="Times New Roman" w:hint="eastAsia"/>
          <w:sz w:val="24"/>
          <w:szCs w:val="24"/>
        </w:rPr>
        <w:t>以下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扩增反应，获得目的</w:t>
      </w:r>
      <w:r w:rsidR="00A86389">
        <w:rPr>
          <w:rFonts w:ascii="Times New Roman" w:eastAsia="宋体" w:hAnsi="Times New Roman" w:cs="Times New Roman" w:hint="eastAsia"/>
          <w:sz w:val="24"/>
          <w:szCs w:val="24"/>
        </w:rPr>
        <w:t>片段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的特异性扩增产物</w:t>
      </w:r>
      <w:r w:rsidR="005F3E6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A86389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2-5</w:t>
      </w:r>
      <w:r w:rsidR="00A86389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08A52043" w14:textId="6278A040" w:rsidR="00D91912" w:rsidRDefault="00D91912" w:rsidP="00D919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2-5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HiDecode</w:t>
      </w:r>
      <w:r w:rsidR="008C544C">
        <w:rPr>
          <w:rFonts w:ascii="Times New Roman" w:eastAsia="宋体" w:hAnsi="Times New Roman" w:cs="Times New Roman" w:hint="eastAsia"/>
          <w:sz w:val="24"/>
          <w:szCs w:val="24"/>
        </w:rPr>
        <w:t>样本建库</w:t>
      </w:r>
      <w:r>
        <w:rPr>
          <w:rFonts w:ascii="Times New Roman" w:eastAsia="宋体" w:hAnsi="Times New Roman" w:cs="Times New Roman" w:hint="eastAsia"/>
          <w:sz w:val="24"/>
          <w:szCs w:val="28"/>
        </w:rPr>
        <w:t>巢式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第二轮反应程序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1544"/>
        <w:gridCol w:w="2370"/>
      </w:tblGrid>
      <w:tr w:rsidR="009A1724" w:rsidRPr="0057014C" w14:paraId="70B23E2E" w14:textId="77777777" w:rsidTr="000434C1">
        <w:trPr>
          <w:trHeight w:val="225"/>
          <w:jc w:val="center"/>
        </w:trPr>
        <w:tc>
          <w:tcPr>
            <w:tcW w:w="1460" w:type="dxa"/>
            <w:vAlign w:val="center"/>
          </w:tcPr>
          <w:p w14:paraId="0F4535D3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变性</w:t>
            </w:r>
          </w:p>
        </w:tc>
        <w:tc>
          <w:tcPr>
            <w:tcW w:w="1544" w:type="dxa"/>
            <w:vAlign w:val="center"/>
          </w:tcPr>
          <w:p w14:paraId="6D2E95E6" w14:textId="3FA9C146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96℃, 10</w:t>
            </w:r>
            <w:r w:rsidR="008C544C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370" w:type="dxa"/>
            <w:vMerge w:val="restart"/>
            <w:vAlign w:val="center"/>
          </w:tcPr>
          <w:p w14:paraId="25455A9F" w14:textId="78FBB816" w:rsidR="009A1724" w:rsidRPr="008C544C" w:rsidRDefault="009A1724" w:rsidP="000434C1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="000434C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-1</w:t>
            </w:r>
            <w:r w:rsidR="000434C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cycles</w:t>
            </w:r>
          </w:p>
        </w:tc>
      </w:tr>
      <w:tr w:rsidR="009A1724" w:rsidRPr="0057014C" w14:paraId="0A742652" w14:textId="77777777" w:rsidTr="000434C1">
        <w:trPr>
          <w:trHeight w:val="272"/>
          <w:jc w:val="center"/>
        </w:trPr>
        <w:tc>
          <w:tcPr>
            <w:tcW w:w="1460" w:type="dxa"/>
            <w:vAlign w:val="center"/>
          </w:tcPr>
          <w:p w14:paraId="0108624D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退火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39AFD38E" w14:textId="1EA0353B" w:rsidR="009A1724" w:rsidRPr="008C544C" w:rsidRDefault="009A1724" w:rsidP="005F3E6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 w:rsidR="005F3E6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20 s</w:t>
            </w:r>
          </w:p>
        </w:tc>
        <w:tc>
          <w:tcPr>
            <w:tcW w:w="2370" w:type="dxa"/>
            <w:vMerge/>
            <w:vAlign w:val="center"/>
          </w:tcPr>
          <w:p w14:paraId="2953AF2D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57014C" w14:paraId="35B531FA" w14:textId="77777777" w:rsidTr="000434C1">
        <w:trPr>
          <w:trHeight w:val="329"/>
          <w:jc w:val="center"/>
        </w:trPr>
        <w:tc>
          <w:tcPr>
            <w:tcW w:w="1460" w:type="dxa"/>
            <w:vAlign w:val="center"/>
          </w:tcPr>
          <w:p w14:paraId="24EECA84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77DC02AA" w14:textId="033B51E1" w:rsidR="009A1724" w:rsidRPr="008C544C" w:rsidRDefault="009A1724" w:rsidP="005F3E6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  <w:r w:rsidR="005F3E6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5 s</w:t>
            </w:r>
          </w:p>
        </w:tc>
        <w:tc>
          <w:tcPr>
            <w:tcW w:w="2370" w:type="dxa"/>
            <w:vMerge/>
            <w:vAlign w:val="center"/>
          </w:tcPr>
          <w:p w14:paraId="4E5F365B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57014C" w14:paraId="30450333" w14:textId="77777777" w:rsidTr="000434C1">
        <w:trPr>
          <w:trHeight w:val="336"/>
          <w:jc w:val="center"/>
        </w:trPr>
        <w:tc>
          <w:tcPr>
            <w:tcW w:w="1460" w:type="dxa"/>
            <w:vAlign w:val="center"/>
          </w:tcPr>
          <w:p w14:paraId="034B1366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7233DFC8" w14:textId="230B34F4" w:rsidR="009A1724" w:rsidRPr="008C544C" w:rsidRDefault="009A1724" w:rsidP="005F3E6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  <w:r w:rsidR="005F3E6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10 s</w:t>
            </w:r>
          </w:p>
        </w:tc>
        <w:tc>
          <w:tcPr>
            <w:tcW w:w="2370" w:type="dxa"/>
            <w:vMerge/>
            <w:vAlign w:val="center"/>
          </w:tcPr>
          <w:p w14:paraId="4B1CF08C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57014C" w14:paraId="00E05675" w14:textId="77777777" w:rsidTr="000434C1">
        <w:trPr>
          <w:trHeight w:val="221"/>
          <w:jc w:val="center"/>
        </w:trPr>
        <w:tc>
          <w:tcPr>
            <w:tcW w:w="1460" w:type="dxa"/>
            <w:vAlign w:val="center"/>
          </w:tcPr>
          <w:p w14:paraId="62989B49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138A1E9B" w14:textId="6419AFB5" w:rsidR="009A1724" w:rsidRPr="008C544C" w:rsidRDefault="009A1724" w:rsidP="005F3E6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  <w:r w:rsidR="005F3E6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5 s</w:t>
            </w:r>
          </w:p>
        </w:tc>
        <w:tc>
          <w:tcPr>
            <w:tcW w:w="2370" w:type="dxa"/>
            <w:vMerge/>
            <w:vAlign w:val="center"/>
          </w:tcPr>
          <w:p w14:paraId="34C4E70B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57014C" w14:paraId="6F1A9954" w14:textId="77777777" w:rsidTr="000434C1">
        <w:trPr>
          <w:trHeight w:val="371"/>
          <w:jc w:val="center"/>
        </w:trPr>
        <w:tc>
          <w:tcPr>
            <w:tcW w:w="1460" w:type="dxa"/>
            <w:vAlign w:val="center"/>
          </w:tcPr>
          <w:p w14:paraId="39618897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终延伸</w:t>
            </w:r>
          </w:p>
        </w:tc>
        <w:tc>
          <w:tcPr>
            <w:tcW w:w="1544" w:type="dxa"/>
            <w:vAlign w:val="center"/>
          </w:tcPr>
          <w:p w14:paraId="6DC1EAA3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68℃, 1min</w:t>
            </w:r>
          </w:p>
        </w:tc>
        <w:tc>
          <w:tcPr>
            <w:tcW w:w="2370" w:type="dxa"/>
            <w:vAlign w:val="center"/>
          </w:tcPr>
          <w:p w14:paraId="43535617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55A44A2A" w14:textId="77777777" w:rsidR="009A1724" w:rsidRDefault="009A1724" w:rsidP="00963480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201C4CFF" w14:textId="6D9ABA75" w:rsidR="009A1724" w:rsidRDefault="005F3E66" w:rsidP="00F067A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以上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扩增产物片段大小为</w:t>
      </w:r>
      <w:r w:rsidR="00D06BC5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B9194E">
        <w:rPr>
          <w:rFonts w:ascii="Times New Roman" w:eastAsia="宋体" w:hAnsi="Times New Roman" w:cs="Times New Roman" w:hint="eastAsia"/>
          <w:sz w:val="24"/>
          <w:szCs w:val="28"/>
        </w:rPr>
        <w:t>0</w:t>
      </w:r>
      <w:r w:rsidR="00D06BC5">
        <w:rPr>
          <w:rFonts w:ascii="Times New Roman" w:eastAsia="宋体" w:hAnsi="Times New Roman" w:cs="Times New Roman" w:hint="eastAsia"/>
          <w:sz w:val="24"/>
          <w:szCs w:val="28"/>
        </w:rPr>
        <w:t>0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~2</w:t>
      </w:r>
      <w:r w:rsidR="00D06BC5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0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 xml:space="preserve"> bp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每</w:t>
      </w:r>
      <w:r>
        <w:rPr>
          <w:rFonts w:ascii="Times New Roman" w:eastAsia="宋体" w:hAnsi="Times New Roman" w:cs="Times New Roman" w:hint="eastAsia"/>
          <w:sz w:val="24"/>
          <w:szCs w:val="28"/>
        </w:rPr>
        <w:t>块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板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可随机取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几个样本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扩增产物进行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lastRenderedPageBreak/>
        <w:t>琼脂糖凝胶</w:t>
      </w: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1.5%</w:t>
      </w:r>
      <w:r>
        <w:rPr>
          <w:rFonts w:ascii="Times New Roman" w:eastAsia="宋体" w:hAnsi="Times New Roman" w:cs="Times New Roman" w:hint="eastAsia"/>
          <w:sz w:val="24"/>
          <w:szCs w:val="28"/>
        </w:rPr>
        <w:t>）电泳进行检测</w:t>
      </w:r>
      <w:r w:rsidR="007162D6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6664C1C" w14:textId="4D0013F6" w:rsidR="00B01B38" w:rsidRDefault="00B01B38" w:rsidP="00B01B3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ins w:id="125" w:author="xianrong xie" w:date="2024-07-20T16:50:00Z">
        <w:r w:rsidR="00D11E19">
          <w:rPr>
            <w:rFonts w:ascii="Times New Roman" w:eastAsia="宋体" w:hAnsi="Times New Roman" w:cs="Times New Roman" w:hint="eastAsia"/>
            <w:sz w:val="24"/>
            <w:szCs w:val="28"/>
          </w:rPr>
          <w:t>i</w:t>
        </w:r>
      </w:ins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）第二轮</w:t>
      </w:r>
      <w:r w:rsidR="00A07F70">
        <w:rPr>
          <w:rFonts w:ascii="Times New Roman" w:eastAsia="宋体" w:hAnsi="Times New Roman" w:cs="Times New Roman" w:hint="eastAsia"/>
          <w:sz w:val="24"/>
          <w:szCs w:val="28"/>
        </w:rPr>
        <w:t>barcoding</w:t>
      </w:r>
      <w:r>
        <w:rPr>
          <w:rFonts w:ascii="Times New Roman" w:eastAsia="宋体" w:hAnsi="Times New Roman" w:cs="Times New Roman" w:hint="eastAsia"/>
          <w:sz w:val="24"/>
          <w:szCs w:val="28"/>
        </w:rPr>
        <w:t>扩增</w:t>
      </w:r>
    </w:p>
    <w:p w14:paraId="7C4D1B3A" w14:textId="50087F98" w:rsidR="00D866B8" w:rsidRPr="002411BB" w:rsidRDefault="00F067A1" w:rsidP="002411B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扩增反应</w:t>
      </w:r>
      <w:r w:rsidR="001302F0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536434">
        <w:rPr>
          <w:rFonts w:ascii="Times New Roman" w:eastAsia="宋体" w:hAnsi="Times New Roman" w:cs="Times New Roman" w:hint="eastAsia"/>
          <w:sz w:val="24"/>
          <w:szCs w:val="28"/>
        </w:rPr>
        <w:t>目的</w:t>
      </w:r>
      <w:r w:rsidR="001302F0">
        <w:rPr>
          <w:rFonts w:ascii="Times New Roman" w:eastAsia="宋体" w:hAnsi="Times New Roman" w:cs="Times New Roman" w:hint="eastAsia"/>
          <w:sz w:val="24"/>
          <w:szCs w:val="28"/>
        </w:rPr>
        <w:t>是引入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1302F0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>
        <w:rPr>
          <w:rFonts w:ascii="Times New Roman" w:eastAsia="宋体" w:hAnsi="Times New Roman" w:cs="Times New Roman" w:hint="eastAsia"/>
          <w:sz w:val="24"/>
          <w:szCs w:val="28"/>
        </w:rPr>
        <w:t>以及</w:t>
      </w:r>
      <w:r w:rsidR="001302F0">
        <w:rPr>
          <w:rFonts w:ascii="Times New Roman" w:eastAsia="宋体" w:hAnsi="Times New Roman" w:cs="Times New Roman" w:hint="eastAsia"/>
          <w:sz w:val="24"/>
          <w:szCs w:val="28"/>
        </w:rPr>
        <w:t>添加测序接头</w:t>
      </w:r>
      <w:r w:rsidR="007E7EF9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根据样本数配制</w:t>
      </w:r>
      <w:r w:rsidR="002411BB">
        <w:rPr>
          <w:rFonts w:ascii="Times New Roman" w:eastAsia="宋体" w:hAnsi="Times New Roman" w:cs="Times New Roman" w:hint="eastAsia"/>
          <w:sz w:val="24"/>
          <w:szCs w:val="24"/>
        </w:rPr>
        <w:t>第二轮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总混合液，将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反应总混合液分装至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板</w:t>
      </w:r>
      <w:r w:rsidR="009B654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反应总混合液体系如</w:t>
      </w:r>
      <w:r w:rsidR="002411BB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2-6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（样本数为</w:t>
      </w:r>
      <w:r w:rsidR="00D866B8" w:rsidRPr="002411BB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n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）：</w:t>
      </w:r>
    </w:p>
    <w:p w14:paraId="34531C20" w14:textId="3DE150AB" w:rsidR="008C544C" w:rsidRDefault="008C544C" w:rsidP="008C544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2-6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HiDecode</w:t>
      </w:r>
      <w:r>
        <w:rPr>
          <w:rFonts w:ascii="Times New Roman" w:eastAsia="宋体" w:hAnsi="Times New Roman" w:cs="Times New Roman" w:hint="eastAsia"/>
          <w:sz w:val="24"/>
          <w:szCs w:val="24"/>
        </w:rPr>
        <w:t>样本建库</w:t>
      </w:r>
      <w:r>
        <w:rPr>
          <w:rFonts w:ascii="Times New Roman" w:eastAsia="宋体" w:hAnsi="Times New Roman" w:cs="Times New Roman" w:hint="eastAsia"/>
          <w:sz w:val="24"/>
          <w:szCs w:val="28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反应体系</w:t>
      </w:r>
      <w:r w:rsidR="001A5DF9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B6540">
        <w:rPr>
          <w:rFonts w:ascii="Times New Roman" w:eastAsia="宋体" w:hAnsi="Times New Roman" w:cs="Times New Roman" w:hint="eastAsia"/>
          <w:sz w:val="24"/>
          <w:szCs w:val="24"/>
        </w:rPr>
        <w:t>每样品</w:t>
      </w:r>
      <w:r w:rsidR="001A5DF9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r w:rsidR="001A5DF9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1A5DF9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24"/>
        <w:gridCol w:w="4581"/>
      </w:tblGrid>
      <w:tr w:rsidR="00D866B8" w:rsidRPr="00AD19A1" w14:paraId="41D3348E" w14:textId="77777777" w:rsidTr="00390C79">
        <w:trPr>
          <w:trHeight w:val="476"/>
          <w:jc w:val="center"/>
        </w:trPr>
        <w:tc>
          <w:tcPr>
            <w:tcW w:w="2724" w:type="dxa"/>
          </w:tcPr>
          <w:p w14:paraId="2A1D94B7" w14:textId="7D4F55EE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2 </w:t>
            </w:r>
            <w:r w:rsidR="00866F12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× 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Taq mix</w:t>
            </w:r>
          </w:p>
        </w:tc>
        <w:tc>
          <w:tcPr>
            <w:tcW w:w="4581" w:type="dxa"/>
          </w:tcPr>
          <w:p w14:paraId="4BDEEA66" w14:textId="672CACBD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7.5 μL × </w:t>
            </w:r>
            <w:r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  <w:tr w:rsidR="00D866B8" w:rsidRPr="00AD19A1" w14:paraId="6A2C5673" w14:textId="77777777" w:rsidTr="00390C79">
        <w:trPr>
          <w:trHeight w:val="476"/>
          <w:jc w:val="center"/>
        </w:trPr>
        <w:tc>
          <w:tcPr>
            <w:tcW w:w="2724" w:type="dxa"/>
          </w:tcPr>
          <w:p w14:paraId="5E93FBD5" w14:textId="11F950B5" w:rsidR="00D866B8" w:rsidRPr="00D866B8" w:rsidRDefault="00915FB4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9337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late</w:t>
            </w:r>
            <w:r w:rsidRPr="00E21718">
              <w:rPr>
                <w:rFonts w:ascii="Times New Roman" w:eastAsia="宋体" w:hAnsi="Times New Roman" w:cs="Times New Roman"/>
                <w:sz w:val="24"/>
                <w:szCs w:val="24"/>
                <w:vertAlign w:val="superscript"/>
              </w:rPr>
              <w:t>N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-</w:t>
            </w:r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（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10 μM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4581" w:type="dxa"/>
          </w:tcPr>
          <w:p w14:paraId="6E3108D2" w14:textId="217DBCE8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0.08 μL × </w:t>
            </w:r>
            <w:r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终浓度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0.05 μM)</w:t>
            </w:r>
          </w:p>
        </w:tc>
      </w:tr>
      <w:tr w:rsidR="00D866B8" w:rsidRPr="00AD19A1" w14:paraId="389BFCC8" w14:textId="77777777" w:rsidTr="00390C79">
        <w:trPr>
          <w:trHeight w:val="388"/>
          <w:jc w:val="center"/>
        </w:trPr>
        <w:tc>
          <w:tcPr>
            <w:tcW w:w="2724" w:type="dxa"/>
          </w:tcPr>
          <w:p w14:paraId="41FD64DA" w14:textId="7E2F1CE1" w:rsidR="00D866B8" w:rsidRPr="00D866B8" w:rsidRDefault="001858B3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Lib-F</w:t>
            </w:r>
            <w:r w:rsidR="00242B2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Lib-R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（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10 μM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4581" w:type="dxa"/>
          </w:tcPr>
          <w:p w14:paraId="3112C854" w14:textId="0EC2B5B1" w:rsidR="00D866B8" w:rsidRPr="00D866B8" w:rsidRDefault="009B6540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各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0.3 μL × </w:t>
            </w:r>
            <w:r w:rsidR="00D866B8"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终浓度分别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0.2 μM)</w:t>
            </w:r>
          </w:p>
        </w:tc>
      </w:tr>
      <w:tr w:rsidR="00D866B8" w14:paraId="7D8E82C2" w14:textId="77777777" w:rsidTr="00390C79">
        <w:trPr>
          <w:trHeight w:val="500"/>
          <w:jc w:val="center"/>
        </w:trPr>
        <w:tc>
          <w:tcPr>
            <w:tcW w:w="2724" w:type="dxa"/>
          </w:tcPr>
          <w:p w14:paraId="533D5C52" w14:textId="77777777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ddH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4581" w:type="dxa"/>
          </w:tcPr>
          <w:p w14:paraId="740BA38E" w14:textId="2E3EA080" w:rsidR="00D866B8" w:rsidRPr="00D866B8" w:rsidRDefault="00D866B8" w:rsidP="009B6540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="00866F12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.</w:t>
            </w:r>
            <w:r w:rsidR="009B6540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5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μL </w:t>
            </w:r>
            <w:r w:rsidR="00866F12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× </w:t>
            </w:r>
            <w:r w:rsidR="00866F12"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</w:tbl>
    <w:p w14:paraId="3046E074" w14:textId="77777777" w:rsidR="00D866B8" w:rsidRDefault="00D866B8" w:rsidP="00D866B8">
      <w:pPr>
        <w:spacing w:line="360" w:lineRule="auto"/>
        <w:ind w:firstLine="200"/>
        <w:rPr>
          <w:rFonts w:ascii="Times New Roman" w:eastAsia="宋体" w:hAnsi="Times New Roman" w:cs="Times New Roman"/>
          <w:sz w:val="24"/>
          <w:szCs w:val="24"/>
        </w:rPr>
      </w:pPr>
    </w:p>
    <w:p w14:paraId="7113D271" w14:textId="3E2A34EF" w:rsidR="00B9194E" w:rsidRDefault="00D866B8" w:rsidP="00800BD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r w:rsidR="00915FB4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915FB4">
        <w:rPr>
          <w:rFonts w:ascii="Times New Roman" w:eastAsia="宋体" w:hAnsi="Times New Roman" w:cs="Times New Roman" w:hint="eastAsia"/>
          <w:sz w:val="24"/>
          <w:szCs w:val="24"/>
        </w:rPr>
        <w:t>孔针取样器或者多通道移液器</w:t>
      </w:r>
      <w:r w:rsidR="00800BDC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分别点取</w:t>
      </w:r>
      <w:r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Pr="00837E7E">
        <w:rPr>
          <w:rFonts w:ascii="Times New Roman" w:eastAsia="宋体" w:hAnsi="Times New Roman" w:cs="Times New Roman"/>
          <w:sz w:val="24"/>
          <w:szCs w:val="24"/>
        </w:rPr>
        <w:t>μL</w:t>
      </w:r>
      <w:r>
        <w:rPr>
          <w:rFonts w:ascii="Times New Roman" w:eastAsia="宋体" w:hAnsi="Times New Roman" w:cs="Times New Roman" w:hint="eastAsia"/>
          <w:sz w:val="24"/>
          <w:szCs w:val="24"/>
        </w:rPr>
        <w:t>稀释</w:t>
      </w:r>
      <w:r w:rsidR="00915FB4">
        <w:rPr>
          <w:rFonts w:ascii="Times New Roman" w:eastAsia="宋体" w:hAnsi="Times New Roman" w:cs="Times New Roman" w:hint="eastAsia"/>
          <w:sz w:val="24"/>
          <w:szCs w:val="24"/>
        </w:rPr>
        <w:t>分装在</w:t>
      </w:r>
      <w:r w:rsidR="00915FB4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915FB4">
        <w:rPr>
          <w:rFonts w:ascii="Times New Roman" w:eastAsia="宋体" w:hAnsi="Times New Roman" w:cs="Times New Roman" w:hint="eastAsia"/>
          <w:sz w:val="24"/>
          <w:szCs w:val="24"/>
        </w:rPr>
        <w:t>孔板的</w:t>
      </w:r>
      <w:r w:rsidR="00B9194E" w:rsidRPr="005049ED">
        <w:rPr>
          <w:rFonts w:ascii="宋体" w:eastAsia="宋体" w:hAnsi="宋体" w:hint="eastAsia"/>
          <w:sz w:val="24"/>
          <w:szCs w:val="32"/>
        </w:rPr>
        <w:t>1</w:t>
      </w:r>
      <w:r w:rsidR="00B9194E">
        <w:rPr>
          <w:rFonts w:ascii="宋体" w:eastAsia="宋体" w:hAnsi="宋体" w:hint="eastAsia"/>
          <w:sz w:val="24"/>
          <w:szCs w:val="32"/>
        </w:rPr>
        <w:t>.</w:t>
      </w:r>
      <w:r w:rsidR="00B9194E" w:rsidRPr="005049ED">
        <w:rPr>
          <w:rFonts w:ascii="宋体" w:eastAsia="宋体" w:hAnsi="宋体" w:hint="eastAsia"/>
          <w:sz w:val="24"/>
          <w:szCs w:val="32"/>
        </w:rPr>
        <w:t xml:space="preserve">0 </w:t>
      </w:r>
      <w:r w:rsidR="00B9194E" w:rsidRPr="005049ED">
        <w:rPr>
          <w:rFonts w:ascii="Symbol" w:eastAsia="宋体" w:hAnsi="Symbol"/>
          <w:sz w:val="24"/>
          <w:szCs w:val="32"/>
        </w:rPr>
        <w:t></w:t>
      </w:r>
      <w:r w:rsidR="00B9194E" w:rsidRPr="005049ED">
        <w:rPr>
          <w:rFonts w:ascii="Times New Roman" w:eastAsia="宋体" w:hAnsi="Times New Roman" w:cs="Times New Roman"/>
          <w:sz w:val="24"/>
          <w:szCs w:val="32"/>
        </w:rPr>
        <w:t>M</w:t>
      </w:r>
      <w:r w:rsidR="00B9194E" w:rsidRPr="00D9337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15FB4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915FB4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915FB4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915FB4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，加入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到各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孔反应液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B9194E">
        <w:rPr>
          <w:rFonts w:ascii="Times New Roman" w:eastAsia="宋体" w:hAnsi="Times New Roman" w:cs="Times New Roman" w:hint="eastAsia"/>
          <w:sz w:val="24"/>
          <w:szCs w:val="24"/>
        </w:rPr>
        <w:t>（每种</w:t>
      </w:r>
      <w:r w:rsidR="00B9194E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B9194E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B9194E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B9194E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B9194E">
        <w:rPr>
          <w:rFonts w:ascii="Times New Roman" w:eastAsia="宋体" w:hAnsi="Times New Roman" w:cs="Times New Roman" w:hint="eastAsia"/>
          <w:sz w:val="24"/>
          <w:szCs w:val="24"/>
        </w:rPr>
        <w:t>终浓度约</w:t>
      </w:r>
      <w:r w:rsidR="00B9194E">
        <w:rPr>
          <w:rFonts w:ascii="Times New Roman" w:eastAsia="宋体" w:hAnsi="Times New Roman" w:cs="Times New Roman" w:hint="eastAsia"/>
          <w:sz w:val="24"/>
          <w:szCs w:val="24"/>
        </w:rPr>
        <w:t>0.0</w:t>
      </w:r>
      <w:r w:rsidR="003F4935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B9194E" w:rsidRPr="00B9194E">
        <w:rPr>
          <w:rFonts w:ascii="Symbol" w:eastAsia="宋体" w:hAnsi="Symbol"/>
          <w:sz w:val="24"/>
          <w:szCs w:val="32"/>
        </w:rPr>
        <w:t></w:t>
      </w:r>
      <w:r w:rsidR="00B9194E" w:rsidRPr="005049ED">
        <w:rPr>
          <w:rFonts w:ascii="Symbol" w:eastAsia="宋体" w:hAnsi="Symbol"/>
          <w:sz w:val="24"/>
          <w:szCs w:val="32"/>
        </w:rPr>
        <w:t></w:t>
      </w:r>
      <w:r w:rsidR="00B9194E" w:rsidRPr="005049ED">
        <w:rPr>
          <w:rFonts w:ascii="Times New Roman" w:eastAsia="宋体" w:hAnsi="Times New Roman" w:cs="Times New Roman"/>
          <w:sz w:val="24"/>
          <w:szCs w:val="32"/>
        </w:rPr>
        <w:t>M</w:t>
      </w:r>
      <w:r w:rsidR="00B9194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7D18FAA8" w14:textId="78A820A7" w:rsidR="00B9194E" w:rsidRDefault="00B9194E" w:rsidP="00800BD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将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第一轮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扩增产物加入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 xml:space="preserve">30 </w:t>
      </w:r>
      <w:r w:rsidRPr="007E7EF9">
        <w:rPr>
          <w:rFonts w:ascii="Times New Roman" w:eastAsia="宋体" w:hAnsi="Times New Roman" w:cs="Times New Roman"/>
          <w:sz w:val="24"/>
          <w:szCs w:val="24"/>
        </w:rPr>
        <w:t>μL ddH</w:t>
      </w:r>
      <w:r w:rsidRPr="007E7EF9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E7EF9">
        <w:rPr>
          <w:rFonts w:ascii="Times New Roman" w:eastAsia="宋体" w:hAnsi="Times New Roman" w:cs="Times New Roman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8"/>
        </w:rPr>
        <w:t>稀释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倍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，使用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孔针取样器或者多通道移液器，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分别点取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="00317D69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稀释</w:t>
      </w:r>
      <w:r w:rsidR="00317D69" w:rsidRPr="007E7EF9">
        <w:rPr>
          <w:rFonts w:ascii="Times New Roman" w:eastAsia="宋体" w:hAnsi="Times New Roman" w:cs="Times New Roman" w:hint="eastAsia"/>
          <w:sz w:val="24"/>
          <w:szCs w:val="28"/>
        </w:rPr>
        <w:t>产物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加入到各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孔反应液中（</w:t>
      </w:r>
      <w:r w:rsidR="00317D69" w:rsidRPr="007E7EF9">
        <w:rPr>
          <w:rFonts w:ascii="Times New Roman" w:eastAsia="宋体" w:hAnsi="Times New Roman" w:cs="Times New Roman" w:hint="eastAsia"/>
          <w:sz w:val="24"/>
          <w:szCs w:val="28"/>
        </w:rPr>
        <w:t>产物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总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稀释约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45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x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DEF8630" w14:textId="52025D2A" w:rsidR="00D866B8" w:rsidRDefault="00D866B8" w:rsidP="00800BD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4E7B8D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2-7</w:t>
      </w:r>
      <w:r w:rsidR="004E7B8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21C5B17" w14:textId="1AF4BC7A" w:rsidR="008C544C" w:rsidRDefault="008C544C" w:rsidP="008C544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2-7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HiDecode</w:t>
      </w:r>
      <w:r>
        <w:rPr>
          <w:rFonts w:ascii="Times New Roman" w:eastAsia="宋体" w:hAnsi="Times New Roman" w:cs="Times New Roman" w:hint="eastAsia"/>
          <w:sz w:val="24"/>
          <w:szCs w:val="24"/>
        </w:rPr>
        <w:t>样本建库</w:t>
      </w:r>
      <w:r>
        <w:rPr>
          <w:rFonts w:ascii="Times New Roman" w:eastAsia="宋体" w:hAnsi="Times New Roman" w:cs="Times New Roman" w:hint="eastAsia"/>
          <w:sz w:val="24"/>
          <w:szCs w:val="28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反应体系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1597"/>
        <w:gridCol w:w="1656"/>
        <w:gridCol w:w="2481"/>
      </w:tblGrid>
      <w:tr w:rsidR="00D866B8" w:rsidRPr="00424AA1" w14:paraId="6DE8D1BF" w14:textId="77777777" w:rsidTr="00800BDC">
        <w:trPr>
          <w:trHeight w:val="403"/>
          <w:jc w:val="center"/>
        </w:trPr>
        <w:tc>
          <w:tcPr>
            <w:tcW w:w="1597" w:type="dxa"/>
            <w:vAlign w:val="center"/>
          </w:tcPr>
          <w:p w14:paraId="182F1A88" w14:textId="77777777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变性</w:t>
            </w:r>
          </w:p>
        </w:tc>
        <w:tc>
          <w:tcPr>
            <w:tcW w:w="1656" w:type="dxa"/>
            <w:vAlign w:val="center"/>
          </w:tcPr>
          <w:p w14:paraId="62199916" w14:textId="77777777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10s</w:t>
            </w:r>
          </w:p>
        </w:tc>
        <w:tc>
          <w:tcPr>
            <w:tcW w:w="2481" w:type="dxa"/>
            <w:vMerge w:val="restart"/>
            <w:vAlign w:val="center"/>
          </w:tcPr>
          <w:p w14:paraId="0B12DE5A" w14:textId="77777777" w:rsidR="00D866B8" w:rsidRPr="00D866B8" w:rsidRDefault="00D866B8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8 cycles</w:t>
            </w:r>
          </w:p>
        </w:tc>
      </w:tr>
      <w:tr w:rsidR="00D866B8" w:rsidRPr="00424AA1" w14:paraId="6C4BA3BD" w14:textId="77777777" w:rsidTr="00800BDC">
        <w:trPr>
          <w:trHeight w:val="228"/>
          <w:jc w:val="center"/>
        </w:trPr>
        <w:tc>
          <w:tcPr>
            <w:tcW w:w="1597" w:type="dxa"/>
            <w:vAlign w:val="center"/>
          </w:tcPr>
          <w:p w14:paraId="17C38F4A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退火</w:t>
            </w:r>
          </w:p>
        </w:tc>
        <w:tc>
          <w:tcPr>
            <w:tcW w:w="1656" w:type="dxa"/>
            <w:vAlign w:val="center"/>
          </w:tcPr>
          <w:p w14:paraId="445CC9F2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55℃, 15 s</w:t>
            </w:r>
          </w:p>
        </w:tc>
        <w:tc>
          <w:tcPr>
            <w:tcW w:w="2481" w:type="dxa"/>
            <w:vMerge/>
          </w:tcPr>
          <w:p w14:paraId="36BC2E5E" w14:textId="77777777" w:rsidR="00D866B8" w:rsidRPr="00D866B8" w:rsidRDefault="00D866B8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2926602E" w14:textId="77777777" w:rsidTr="00800BDC">
        <w:trPr>
          <w:trHeight w:val="345"/>
          <w:jc w:val="center"/>
        </w:trPr>
        <w:tc>
          <w:tcPr>
            <w:tcW w:w="1597" w:type="dxa"/>
            <w:vAlign w:val="center"/>
          </w:tcPr>
          <w:p w14:paraId="2CD57077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134840CD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5 s</w:t>
            </w:r>
          </w:p>
        </w:tc>
        <w:tc>
          <w:tcPr>
            <w:tcW w:w="2481" w:type="dxa"/>
            <w:vMerge/>
          </w:tcPr>
          <w:p w14:paraId="55EABB75" w14:textId="77777777" w:rsidR="00D866B8" w:rsidRPr="00D866B8" w:rsidRDefault="00D866B8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5ABDB29A" w14:textId="77777777" w:rsidTr="00800BDC">
        <w:trPr>
          <w:trHeight w:val="237"/>
          <w:jc w:val="center"/>
        </w:trPr>
        <w:tc>
          <w:tcPr>
            <w:tcW w:w="1597" w:type="dxa"/>
            <w:vAlign w:val="center"/>
          </w:tcPr>
          <w:p w14:paraId="40449509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22164952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5 s</w:t>
            </w:r>
          </w:p>
        </w:tc>
        <w:tc>
          <w:tcPr>
            <w:tcW w:w="2481" w:type="dxa"/>
            <w:vMerge/>
          </w:tcPr>
          <w:p w14:paraId="4C079A77" w14:textId="77777777" w:rsidR="00D866B8" w:rsidRPr="00D866B8" w:rsidRDefault="00D866B8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6B37E8BC" w14:textId="77777777" w:rsidTr="00800BDC">
        <w:trPr>
          <w:trHeight w:val="342"/>
          <w:jc w:val="center"/>
        </w:trPr>
        <w:tc>
          <w:tcPr>
            <w:tcW w:w="1597" w:type="dxa"/>
            <w:vAlign w:val="center"/>
          </w:tcPr>
          <w:p w14:paraId="3A79A2F3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676D186B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72℃, 5 s</w:t>
            </w:r>
          </w:p>
        </w:tc>
        <w:tc>
          <w:tcPr>
            <w:tcW w:w="2481" w:type="dxa"/>
            <w:vMerge/>
          </w:tcPr>
          <w:p w14:paraId="5F4EC066" w14:textId="77777777" w:rsidR="00D866B8" w:rsidRPr="00D866B8" w:rsidRDefault="00D866B8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168791B7" w14:textId="77777777" w:rsidTr="00800BDC">
        <w:trPr>
          <w:trHeight w:val="190"/>
          <w:jc w:val="center"/>
        </w:trPr>
        <w:tc>
          <w:tcPr>
            <w:tcW w:w="1597" w:type="dxa"/>
            <w:vAlign w:val="center"/>
          </w:tcPr>
          <w:p w14:paraId="5AE872C6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变性</w:t>
            </w:r>
          </w:p>
        </w:tc>
        <w:tc>
          <w:tcPr>
            <w:tcW w:w="1656" w:type="dxa"/>
            <w:vAlign w:val="center"/>
          </w:tcPr>
          <w:p w14:paraId="22880726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 s</w:t>
            </w:r>
          </w:p>
        </w:tc>
        <w:tc>
          <w:tcPr>
            <w:tcW w:w="2481" w:type="dxa"/>
            <w:vMerge w:val="restart"/>
            <w:vAlign w:val="center"/>
          </w:tcPr>
          <w:p w14:paraId="578701E3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10~12 cycles</w:t>
            </w:r>
          </w:p>
          <w:p w14:paraId="71604D6F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（可增减调整）</w:t>
            </w:r>
          </w:p>
        </w:tc>
      </w:tr>
      <w:tr w:rsidR="00D866B8" w:rsidRPr="00424AA1" w14:paraId="0CAF6394" w14:textId="77777777" w:rsidTr="00800BDC">
        <w:trPr>
          <w:trHeight w:val="267"/>
          <w:jc w:val="center"/>
        </w:trPr>
        <w:tc>
          <w:tcPr>
            <w:tcW w:w="1597" w:type="dxa"/>
            <w:vAlign w:val="center"/>
          </w:tcPr>
          <w:p w14:paraId="69EDCCA7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退火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62D12531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15 s</w:t>
            </w:r>
          </w:p>
        </w:tc>
        <w:tc>
          <w:tcPr>
            <w:tcW w:w="2481" w:type="dxa"/>
            <w:vMerge/>
          </w:tcPr>
          <w:p w14:paraId="0C8CB2AE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77F2E4E2" w14:textId="77777777" w:rsidTr="00800BDC">
        <w:trPr>
          <w:trHeight w:val="429"/>
          <w:jc w:val="center"/>
        </w:trPr>
        <w:tc>
          <w:tcPr>
            <w:tcW w:w="1597" w:type="dxa"/>
            <w:vAlign w:val="center"/>
          </w:tcPr>
          <w:p w14:paraId="3F8BD83E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72F39431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5 s</w:t>
            </w:r>
          </w:p>
        </w:tc>
        <w:tc>
          <w:tcPr>
            <w:tcW w:w="2481" w:type="dxa"/>
            <w:vMerge/>
          </w:tcPr>
          <w:p w14:paraId="05891B8F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4BC4E3DC" w14:textId="77777777" w:rsidTr="00800BDC">
        <w:trPr>
          <w:trHeight w:val="220"/>
          <w:jc w:val="center"/>
        </w:trPr>
        <w:tc>
          <w:tcPr>
            <w:tcW w:w="1597" w:type="dxa"/>
            <w:vAlign w:val="center"/>
          </w:tcPr>
          <w:p w14:paraId="3C43AB30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0B0B184C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72℃, 5 s</w:t>
            </w:r>
          </w:p>
        </w:tc>
        <w:tc>
          <w:tcPr>
            <w:tcW w:w="2481" w:type="dxa"/>
            <w:vMerge/>
          </w:tcPr>
          <w:p w14:paraId="43AFD681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79B2B41C" w14:textId="77777777" w:rsidTr="00800BDC">
        <w:trPr>
          <w:trHeight w:val="242"/>
          <w:jc w:val="center"/>
        </w:trPr>
        <w:tc>
          <w:tcPr>
            <w:tcW w:w="1597" w:type="dxa"/>
            <w:vAlign w:val="center"/>
          </w:tcPr>
          <w:p w14:paraId="5B665652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终延伸</w:t>
            </w:r>
          </w:p>
        </w:tc>
        <w:tc>
          <w:tcPr>
            <w:tcW w:w="1656" w:type="dxa"/>
            <w:vAlign w:val="center"/>
          </w:tcPr>
          <w:p w14:paraId="000A7B1C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1 min</w:t>
            </w:r>
          </w:p>
        </w:tc>
        <w:tc>
          <w:tcPr>
            <w:tcW w:w="2481" w:type="dxa"/>
          </w:tcPr>
          <w:p w14:paraId="2D218331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 cycle</w:t>
            </w:r>
          </w:p>
        </w:tc>
      </w:tr>
    </w:tbl>
    <w:p w14:paraId="5DC5D608" w14:textId="77777777" w:rsidR="00D866B8" w:rsidRDefault="00D866B8" w:rsidP="003D490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065B3F0" w14:textId="399E685F" w:rsidR="00D866B8" w:rsidRDefault="00D866B8" w:rsidP="003D490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第二轮扩增后的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文库</w:t>
      </w:r>
      <w:r>
        <w:rPr>
          <w:rFonts w:ascii="Times New Roman" w:eastAsia="宋体" w:hAnsi="Times New Roman" w:cs="Times New Roman" w:hint="eastAsia"/>
          <w:sz w:val="24"/>
          <w:szCs w:val="24"/>
        </w:rPr>
        <w:t>片段</w:t>
      </w:r>
      <w:r w:rsidR="00D7495F">
        <w:rPr>
          <w:rFonts w:ascii="Times New Roman" w:eastAsia="宋体" w:hAnsi="Times New Roman" w:cs="Times New Roman" w:hint="eastAsia"/>
          <w:sz w:val="24"/>
          <w:szCs w:val="24"/>
        </w:rPr>
        <w:t>长度</w:t>
      </w:r>
      <w:r w:rsidR="003D490D">
        <w:rPr>
          <w:rFonts w:ascii="Times New Roman" w:eastAsia="宋体" w:hAnsi="Times New Roman" w:cs="Times New Roman" w:hint="eastAsia"/>
          <w:sz w:val="24"/>
          <w:szCs w:val="24"/>
        </w:rPr>
        <w:t>约为</w:t>
      </w:r>
      <w:r w:rsidR="003D490D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3D490D">
        <w:rPr>
          <w:rFonts w:ascii="Times New Roman" w:eastAsia="宋体" w:hAnsi="Times New Roman" w:cs="Times New Roman" w:hint="eastAsia"/>
          <w:sz w:val="24"/>
          <w:szCs w:val="24"/>
        </w:rPr>
        <w:t>0~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="003D490D">
        <w:rPr>
          <w:rFonts w:ascii="Times New Roman" w:eastAsia="宋体" w:hAnsi="Times New Roman" w:cs="Times New Roman" w:hint="eastAsia"/>
          <w:sz w:val="24"/>
          <w:szCs w:val="24"/>
        </w:rPr>
        <w:t>0 bp</w:t>
      </w:r>
      <w:r w:rsidR="00D7495F">
        <w:rPr>
          <w:rFonts w:ascii="Times New Roman" w:eastAsia="宋体" w:hAnsi="Times New Roman" w:cs="Times New Roman" w:hint="eastAsia"/>
          <w:sz w:val="24"/>
          <w:szCs w:val="24"/>
        </w:rPr>
        <w:t>（含接头和</w:t>
      </w:r>
      <w:r w:rsidR="00D7495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D7495F">
        <w:rPr>
          <w:rFonts w:ascii="Times New Roman" w:eastAsia="宋体" w:hAnsi="Times New Roman" w:cs="Times New Roman" w:hint="eastAsia"/>
          <w:sz w:val="24"/>
          <w:szCs w:val="24"/>
        </w:rPr>
        <w:t>等）。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每板可随机取几个样本</w:t>
      </w:r>
      <w:r w:rsidR="00502700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502700">
        <w:rPr>
          <w:rFonts w:ascii="Times New Roman" w:eastAsia="宋体" w:hAnsi="Times New Roman" w:cs="Times New Roman" w:hint="eastAsia"/>
          <w:sz w:val="24"/>
          <w:szCs w:val="28"/>
        </w:rPr>
        <w:t>产物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进行琼脂糖凝胶</w:t>
      </w:r>
      <w:r w:rsidR="00E6123F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E6123F">
        <w:rPr>
          <w:rFonts w:ascii="Times New Roman" w:eastAsia="宋体" w:hAnsi="Times New Roman" w:cs="Times New Roman" w:hint="eastAsia"/>
          <w:sz w:val="24"/>
          <w:szCs w:val="28"/>
        </w:rPr>
        <w:t>1.3%</w:t>
      </w:r>
      <w:r w:rsidR="00E6123F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电泳进行检测。如果扩增产物浓度较低，可增加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502700">
        <w:rPr>
          <w:rFonts w:ascii="Times New Roman" w:eastAsia="宋体" w:hAnsi="Times New Roman" w:cs="Times New Roman" w:hint="eastAsia"/>
          <w:sz w:val="24"/>
          <w:szCs w:val="28"/>
        </w:rPr>
        <w:t>～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个循环，提高产物浓度。</w:t>
      </w:r>
    </w:p>
    <w:p w14:paraId="77464E62" w14:textId="59396121" w:rsidR="003D490D" w:rsidRPr="00D866B8" w:rsidRDefault="003D490D" w:rsidP="003D490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将每块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孔板的建库产物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组各</w:t>
      </w:r>
      <w:r>
        <w:rPr>
          <w:rFonts w:ascii="Times New Roman" w:eastAsia="宋体" w:hAnsi="Times New Roman" w:cs="Times New Roman" w:hint="eastAsia"/>
          <w:sz w:val="24"/>
          <w:szCs w:val="24"/>
        </w:rPr>
        <w:t>取出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 xml:space="preserve">3 </w:t>
      </w:r>
      <w:r w:rsidR="00111E44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r>
        <w:rPr>
          <w:rFonts w:ascii="Times New Roman" w:eastAsia="宋体" w:hAnsi="Times New Roman" w:cs="Times New Roman" w:hint="eastAsia"/>
          <w:sz w:val="24"/>
          <w:szCs w:val="24"/>
        </w:rPr>
        <w:t>混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合（即</w:t>
      </w:r>
      <w:r>
        <w:rPr>
          <w:rFonts w:ascii="Times New Roman" w:eastAsia="宋体" w:hAnsi="Times New Roman" w:cs="Times New Roman" w:hint="eastAsia"/>
          <w:sz w:val="24"/>
          <w:szCs w:val="24"/>
        </w:rPr>
        <w:t>每组样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近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30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0 </w:t>
      </w:r>
      <w:r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lastRenderedPageBreak/>
        <w:t>1.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%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琼脂糖凝胶电泳，切胶回收目的片段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使用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DNA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纯化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试剂盒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纯化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产物。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检测每组纯化产物的浓度后，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将各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组样本产物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再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等量混合（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不足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96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样品的组</w:t>
      </w:r>
      <w:r w:rsidR="00D7495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按比例减少混合量）。总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混合产物终浓度至少为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50 ng/</w:t>
      </w:r>
      <w:r w:rsidR="00B32E71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，产物体积至少为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 xml:space="preserve">60 </w:t>
      </w:r>
      <w:r w:rsidR="00B32E71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</w:p>
    <w:p w14:paraId="3CB8B710" w14:textId="38D92A2B" w:rsidR="00F50E75" w:rsidRPr="00C47C47" w:rsidRDefault="00EA3C69" w:rsidP="00963480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/>
          <w:b/>
          <w:bCs/>
          <w:sz w:val="24"/>
          <w:szCs w:val="28"/>
        </w:rPr>
        <w:t>2</w:t>
      </w:r>
      <w:r w:rsidR="004D4CA1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NGS</w:t>
      </w:r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测序</w:t>
      </w:r>
    </w:p>
    <w:p w14:paraId="46EB874B" w14:textId="25AC6C60" w:rsidR="00D840C1" w:rsidRDefault="0034736D" w:rsidP="004D4CA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7EF9">
        <w:rPr>
          <w:rFonts w:ascii="Times New Roman" w:eastAsia="宋体" w:hAnsi="Times New Roman" w:cs="Times New Roman"/>
          <w:sz w:val="24"/>
          <w:szCs w:val="24"/>
        </w:rPr>
        <w:t>将</w:t>
      </w:r>
      <w:r w:rsidR="00B32E71">
        <w:rPr>
          <w:rFonts w:ascii="Times New Roman" w:eastAsia="宋体" w:hAnsi="Times New Roman" w:cs="Times New Roman" w:hint="eastAsia"/>
          <w:sz w:val="24"/>
          <w:szCs w:val="24"/>
        </w:rPr>
        <w:t>混合后的建库</w:t>
      </w:r>
      <w:r w:rsidR="00D7495F">
        <w:rPr>
          <w:rFonts w:ascii="Times New Roman" w:eastAsia="宋体" w:hAnsi="Times New Roman" w:cs="Times New Roman"/>
          <w:sz w:val="24"/>
          <w:szCs w:val="24"/>
        </w:rPr>
        <w:t>样本送测序服务</w:t>
      </w:r>
      <w:r w:rsidRPr="007E7EF9">
        <w:rPr>
          <w:rFonts w:ascii="Times New Roman" w:eastAsia="宋体" w:hAnsi="Times New Roman" w:cs="Times New Roman"/>
          <w:sz w:val="24"/>
          <w:szCs w:val="24"/>
        </w:rPr>
        <w:t>公司，通过</w:t>
      </w:r>
      <w:r w:rsidRPr="007E7EF9">
        <w:rPr>
          <w:rFonts w:ascii="Times New Roman" w:eastAsia="宋体" w:hAnsi="Times New Roman" w:cs="Times New Roman"/>
          <w:sz w:val="24"/>
          <w:szCs w:val="24"/>
        </w:rPr>
        <w:t>Illumina</w:t>
      </w:r>
      <w:r w:rsidRPr="007E7EF9">
        <w:rPr>
          <w:rFonts w:ascii="Times New Roman" w:eastAsia="宋体" w:hAnsi="Times New Roman" w:cs="Times New Roman"/>
          <w:sz w:val="24"/>
          <w:szCs w:val="24"/>
        </w:rPr>
        <w:t>、</w:t>
      </w:r>
      <w:r w:rsidRPr="007E7EF9">
        <w:rPr>
          <w:rFonts w:ascii="Times New Roman" w:eastAsia="宋体" w:hAnsi="Times New Roman" w:cs="Times New Roman"/>
          <w:sz w:val="24"/>
          <w:szCs w:val="24"/>
        </w:rPr>
        <w:t>X-Ten</w:t>
      </w:r>
      <w:r w:rsidRPr="007E7EF9">
        <w:rPr>
          <w:rFonts w:ascii="Times New Roman" w:eastAsia="宋体" w:hAnsi="Times New Roman" w:cs="Times New Roman"/>
          <w:sz w:val="24"/>
          <w:szCs w:val="24"/>
        </w:rPr>
        <w:t>或</w:t>
      </w:r>
      <w:r w:rsidRPr="007E7EF9">
        <w:rPr>
          <w:rFonts w:ascii="Times New Roman" w:eastAsia="宋体" w:hAnsi="Times New Roman" w:cs="Times New Roman"/>
          <w:sz w:val="24"/>
          <w:szCs w:val="24"/>
        </w:rPr>
        <w:t>Nova-seq</w:t>
      </w:r>
      <w:r w:rsidRPr="007E7EF9">
        <w:rPr>
          <w:rFonts w:ascii="Times New Roman" w:eastAsia="宋体" w:hAnsi="Times New Roman" w:cs="Times New Roman"/>
          <w:sz w:val="24"/>
          <w:szCs w:val="24"/>
        </w:rPr>
        <w:t>等平台进行测序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（如果使用其它平台，需要根据平台提供的接头序列，重新设计</w:t>
      </w:r>
      <w:r w:rsidR="00810EDE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810EDE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810EDE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810EDE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810EDE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810EDE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810EDE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E7EF9">
        <w:rPr>
          <w:rFonts w:ascii="Times New Roman" w:eastAsia="宋体" w:hAnsi="Times New Roman" w:cs="Times New Roman"/>
          <w:sz w:val="24"/>
          <w:szCs w:val="24"/>
        </w:rPr>
        <w:t>。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由于测序公司要求的最低测序量为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1 Gb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，推荐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B0F8C">
        <w:rPr>
          <w:rFonts w:ascii="Times New Roman" w:eastAsia="宋体" w:hAnsi="Times New Roman" w:cs="Times New Roman" w:hint="eastAsia"/>
          <w:sz w:val="24"/>
          <w:szCs w:val="24"/>
        </w:rPr>
        <w:t>～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块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板的混合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产物测序量为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1 Gb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。按产物长度约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350 bp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估算，平均每个样品的深度为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30000x ~ 3000x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C0EB38C" w14:textId="3D82A8A3" w:rsidR="00441CE1" w:rsidRPr="004D4CA1" w:rsidRDefault="00E6123F" w:rsidP="004D4CA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多数</w:t>
      </w:r>
      <w:r w:rsidR="00441CE1">
        <w:rPr>
          <w:rFonts w:ascii="Times New Roman" w:eastAsia="宋体" w:hAnsi="Times New Roman" w:cs="Times New Roman" w:hint="eastAsia"/>
          <w:sz w:val="24"/>
          <w:szCs w:val="24"/>
        </w:rPr>
        <w:t>测序公司</w:t>
      </w:r>
      <w:r w:rsidR="003F4935">
        <w:rPr>
          <w:rFonts w:ascii="Times New Roman" w:eastAsia="宋体" w:hAnsi="Times New Roman" w:cs="Times New Roman" w:hint="eastAsia"/>
          <w:sz w:val="24"/>
          <w:szCs w:val="24"/>
        </w:rPr>
        <w:t>（如武汉康圣达医学检验所、海普洛斯、</w:t>
      </w:r>
      <w:r w:rsidR="003F4935" w:rsidRPr="001A5765">
        <w:rPr>
          <w:rFonts w:ascii="Times New Roman" w:eastAsia="宋体" w:hAnsi="Times New Roman" w:cs="Times New Roman"/>
          <w:sz w:val="24"/>
          <w:szCs w:val="24"/>
        </w:rPr>
        <w:t>吉因加科技</w:t>
      </w:r>
      <w:r w:rsidR="003F4935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441CE1">
        <w:rPr>
          <w:rFonts w:ascii="Times New Roman" w:eastAsia="宋体" w:hAnsi="Times New Roman" w:cs="Times New Roman" w:hint="eastAsia"/>
          <w:sz w:val="24"/>
          <w:szCs w:val="24"/>
        </w:rPr>
        <w:t>的服务可以在</w:t>
      </w:r>
      <w:r w:rsidR="003F4935">
        <w:rPr>
          <w:rFonts w:ascii="Times New Roman" w:eastAsia="宋体" w:hAnsi="Times New Roman" w:cs="Times New Roman" w:hint="eastAsia"/>
          <w:sz w:val="24"/>
          <w:szCs w:val="24"/>
        </w:rPr>
        <w:t>送样后一周</w:t>
      </w:r>
      <w:r w:rsidR="00441CE1">
        <w:rPr>
          <w:rFonts w:ascii="Times New Roman" w:eastAsia="宋体" w:hAnsi="Times New Roman" w:cs="Times New Roman" w:hint="eastAsia"/>
          <w:sz w:val="24"/>
          <w:szCs w:val="24"/>
        </w:rPr>
        <w:t>内交付测序数据。</w:t>
      </w:r>
    </w:p>
    <w:p w14:paraId="4052B016" w14:textId="19064DB7" w:rsidR="00F50E75" w:rsidRPr="00C47C47" w:rsidRDefault="00EA3C69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/>
          <w:b/>
          <w:bCs/>
          <w:sz w:val="24"/>
          <w:szCs w:val="28"/>
        </w:rPr>
        <w:t>3</w:t>
      </w:r>
      <w:r w:rsidR="004D4CA1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976BA3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使用</w:t>
      </w:r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HiDecode</w:t>
      </w:r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软件</w:t>
      </w:r>
      <w:r w:rsidR="00976BA3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分析突变</w:t>
      </w:r>
    </w:p>
    <w:p w14:paraId="525925C1" w14:textId="5C84C0E3" w:rsidR="00F50E75" w:rsidRPr="00F16721" w:rsidRDefault="000079E0" w:rsidP="00F16721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 w:rsidRPr="00F16721">
        <w:rPr>
          <w:rFonts w:ascii="Times New Roman" w:eastAsia="宋体" w:hAnsi="Times New Roman" w:cs="Times New Roman" w:hint="eastAsia"/>
          <w:sz w:val="24"/>
          <w:szCs w:val="28"/>
        </w:rPr>
        <w:t>软件主界面介绍</w:t>
      </w:r>
    </w:p>
    <w:p w14:paraId="08453321" w14:textId="2DF2ACCD" w:rsidR="00AC32AC" w:rsidRPr="004165E6" w:rsidRDefault="00F16721" w:rsidP="006A5EA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bookmarkStart w:id="126" w:name="OLE_LINK1"/>
      <w:r w:rsidRPr="004165E6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 w:rsidR="00053C52">
        <w:rPr>
          <w:rFonts w:ascii="Times New Roman" w:eastAsia="宋体" w:hAnsi="Times New Roman" w:cs="Times New Roman" w:hint="eastAsia"/>
          <w:sz w:val="24"/>
          <w:szCs w:val="28"/>
        </w:rPr>
        <w:t>主界面包括：菜单栏、</w:t>
      </w:r>
      <w:r w:rsidRPr="004165E6">
        <w:rPr>
          <w:rFonts w:ascii="Times New Roman" w:eastAsia="宋体" w:hAnsi="Times New Roman" w:cs="Times New Roman" w:hint="eastAsia"/>
          <w:sz w:val="24"/>
          <w:szCs w:val="28"/>
        </w:rPr>
        <w:t>参数设置、文件输入、</w:t>
      </w:r>
      <w:r w:rsidRPr="004165E6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Pr="004165E6">
        <w:rPr>
          <w:rFonts w:ascii="Times New Roman" w:eastAsia="宋体" w:hAnsi="Times New Roman" w:cs="Times New Roman" w:hint="eastAsia"/>
          <w:sz w:val="24"/>
          <w:szCs w:val="28"/>
        </w:rPr>
        <w:t>设置、孔板信息查看以及解码结果</w:t>
      </w:r>
      <w:r w:rsidR="00053C52">
        <w:rPr>
          <w:rFonts w:ascii="Times New Roman" w:eastAsia="宋体" w:hAnsi="Times New Roman" w:cs="Times New Roman" w:hint="eastAsia"/>
          <w:sz w:val="24"/>
          <w:szCs w:val="28"/>
        </w:rPr>
        <w:t>显示</w:t>
      </w:r>
      <w:r w:rsidRPr="004165E6">
        <w:rPr>
          <w:rFonts w:ascii="Times New Roman" w:eastAsia="宋体" w:hAnsi="Times New Roman" w:cs="Times New Roman" w:hint="eastAsia"/>
          <w:sz w:val="24"/>
          <w:szCs w:val="28"/>
        </w:rPr>
        <w:t>模块</w:t>
      </w:r>
      <w:r w:rsidR="00053C52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9D6C6D">
        <w:rPr>
          <w:rFonts w:ascii="Times New Roman" w:eastAsia="宋体" w:hAnsi="Times New Roman" w:cs="Times New Roman" w:hint="eastAsia"/>
          <w:sz w:val="24"/>
          <w:szCs w:val="28"/>
        </w:rPr>
        <w:t>2-</w:t>
      </w:r>
      <w:del w:id="127" w:author="xianrong xie" w:date="2024-07-20T16:51:00Z">
        <w:r w:rsidR="009D6C6D" w:rsidDel="00D11E19">
          <w:rPr>
            <w:rFonts w:ascii="Times New Roman" w:eastAsia="宋体" w:hAnsi="Times New Roman" w:cs="Times New Roman" w:hint="eastAsia"/>
            <w:sz w:val="24"/>
            <w:szCs w:val="28"/>
          </w:rPr>
          <w:delText>2</w:delText>
        </w:r>
      </w:del>
      <w:ins w:id="128" w:author="xianrong xie" w:date="2024-07-20T16:51:00Z">
        <w:r w:rsidR="00D11E19">
          <w:rPr>
            <w:rFonts w:ascii="Times New Roman" w:eastAsia="宋体" w:hAnsi="Times New Roman" w:cs="Times New Roman" w:hint="eastAsia"/>
            <w:sz w:val="24"/>
            <w:szCs w:val="28"/>
          </w:rPr>
          <w:t>3</w:t>
        </w:r>
      </w:ins>
      <w:r w:rsidR="00053C52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4165E6">
        <w:rPr>
          <w:rFonts w:ascii="Times New Roman" w:eastAsia="宋体" w:hAnsi="Times New Roman" w:cs="Times New Roman" w:hint="eastAsia"/>
          <w:sz w:val="24"/>
          <w:szCs w:val="28"/>
        </w:rPr>
        <w:t>。其中，</w:t>
      </w:r>
      <w:r w:rsidR="006A5EA5">
        <w:rPr>
          <w:rFonts w:ascii="Times New Roman" w:eastAsia="宋体" w:hAnsi="Times New Roman" w:cs="Times New Roman" w:hint="eastAsia"/>
          <w:sz w:val="24"/>
          <w:szCs w:val="28"/>
        </w:rPr>
        <w:t>菜单栏提供了常用的设置功能、插件等，在快速菜单栏设置突变位点检出阈值、</w:t>
      </w:r>
      <w:r w:rsidR="006A5EA5" w:rsidRPr="004165E6">
        <w:rPr>
          <w:rFonts w:ascii="Times New Roman" w:eastAsia="宋体" w:hAnsi="Times New Roman" w:cs="Times New Roman" w:hint="eastAsia"/>
          <w:sz w:val="24"/>
          <w:szCs w:val="28"/>
        </w:rPr>
        <w:t>CPU</w:t>
      </w:r>
      <w:r w:rsidR="006A5EA5" w:rsidRPr="004165E6">
        <w:rPr>
          <w:rFonts w:ascii="Times New Roman" w:eastAsia="宋体" w:hAnsi="Times New Roman" w:cs="Times New Roman" w:hint="eastAsia"/>
          <w:sz w:val="24"/>
          <w:szCs w:val="28"/>
        </w:rPr>
        <w:t>线程数</w:t>
      </w:r>
      <w:r w:rsidR="006A5EA5">
        <w:rPr>
          <w:rFonts w:ascii="Times New Roman" w:eastAsia="宋体" w:hAnsi="Times New Roman" w:cs="Times New Roman" w:hint="eastAsia"/>
          <w:sz w:val="24"/>
          <w:szCs w:val="28"/>
        </w:rPr>
        <w:t>等。</w:t>
      </w:r>
      <w:r w:rsidR="00AC32AC" w:rsidRPr="004165E6">
        <w:rPr>
          <w:rFonts w:ascii="Times New Roman" w:eastAsia="宋体" w:hAnsi="Times New Roman" w:cs="Times New Roman" w:hint="eastAsia"/>
          <w:sz w:val="24"/>
          <w:szCs w:val="28"/>
        </w:rPr>
        <w:t>文件输入模块用于输入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野生型</w:t>
      </w:r>
      <w:r w:rsidR="00AC32AC" w:rsidRPr="004165E6">
        <w:rPr>
          <w:rFonts w:ascii="Times New Roman" w:eastAsia="宋体" w:hAnsi="Times New Roman" w:cs="Times New Roman" w:hint="eastAsia"/>
          <w:sz w:val="24"/>
          <w:szCs w:val="28"/>
        </w:rPr>
        <w:t>参考序列文件、靶点序列文件以及测序文件。</w:t>
      </w:r>
      <w:r w:rsidR="006A5EA5" w:rsidRPr="004165E6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6A5EA5" w:rsidRPr="004165E6">
        <w:rPr>
          <w:rFonts w:ascii="Times New Roman" w:eastAsia="宋体" w:hAnsi="Times New Roman" w:cs="Times New Roman" w:hint="eastAsia"/>
          <w:sz w:val="24"/>
          <w:szCs w:val="28"/>
        </w:rPr>
        <w:t>设置</w:t>
      </w:r>
      <w:r w:rsidR="006A5EA5">
        <w:rPr>
          <w:rFonts w:ascii="Times New Roman" w:eastAsia="宋体" w:hAnsi="Times New Roman" w:cs="Times New Roman" w:hint="eastAsia"/>
          <w:sz w:val="24"/>
          <w:szCs w:val="28"/>
        </w:rPr>
        <w:t>中选择使用的孔和板。</w:t>
      </w:r>
      <w:r w:rsidR="00AC32AC" w:rsidRPr="004165E6">
        <w:rPr>
          <w:rFonts w:ascii="Times New Roman" w:eastAsia="宋体" w:hAnsi="Times New Roman" w:cs="Times New Roman" w:hint="eastAsia"/>
          <w:sz w:val="24"/>
          <w:szCs w:val="28"/>
        </w:rPr>
        <w:t>样本孔板信息查看模块主要用于</w:t>
      </w:r>
      <w:r w:rsidR="006A5EA5">
        <w:rPr>
          <w:rFonts w:ascii="Times New Roman" w:eastAsia="宋体" w:hAnsi="Times New Roman" w:cs="Times New Roman" w:hint="eastAsia"/>
          <w:sz w:val="24"/>
          <w:szCs w:val="28"/>
        </w:rPr>
        <w:t>交互式显示各</w:t>
      </w:r>
      <w:r w:rsidR="00AC32AC" w:rsidRPr="004165E6">
        <w:rPr>
          <w:rFonts w:ascii="Times New Roman" w:eastAsia="宋体" w:hAnsi="Times New Roman" w:cs="Times New Roman" w:hint="eastAsia"/>
          <w:sz w:val="24"/>
          <w:szCs w:val="28"/>
        </w:rPr>
        <w:t>样本的</w:t>
      </w:r>
      <w:r w:rsidR="006A5EA5">
        <w:rPr>
          <w:rFonts w:ascii="Times New Roman" w:eastAsia="宋体" w:hAnsi="Times New Roman" w:cs="Times New Roman" w:hint="eastAsia"/>
          <w:sz w:val="24"/>
          <w:szCs w:val="28"/>
        </w:rPr>
        <w:t>分析结果</w:t>
      </w:r>
      <w:r w:rsidR="00AC32AC" w:rsidRPr="004165E6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bookmarkEnd w:id="126"/>
    <w:p w14:paraId="27106F6C" w14:textId="65AFC014" w:rsidR="00080035" w:rsidRDefault="00F16721" w:rsidP="00F1672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187F0D" wp14:editId="205214B8">
            <wp:extent cx="4211320" cy="2937504"/>
            <wp:effectExtent l="0" t="0" r="0" b="0"/>
            <wp:docPr id="3699130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70" cy="2940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0EEE9B" w14:textId="54BDB636" w:rsidR="008C544C" w:rsidRDefault="008C544C" w:rsidP="00F1672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47DDF">
        <w:rPr>
          <w:rFonts w:ascii="Times New Roman" w:eastAsia="宋体" w:hAnsi="Times New Roman" w:cs="Times New Roman"/>
          <w:sz w:val="24"/>
          <w:szCs w:val="24"/>
        </w:rPr>
        <w:t>图</w:t>
      </w:r>
      <w:r w:rsidR="009D6C6D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Pr="00F47DDF">
        <w:rPr>
          <w:rFonts w:ascii="Times New Roman" w:eastAsia="宋体" w:hAnsi="Times New Roman" w:cs="Times New Roman"/>
          <w:sz w:val="24"/>
          <w:szCs w:val="24"/>
        </w:rPr>
        <w:t xml:space="preserve"> HiDecode</w:t>
      </w:r>
      <w:r w:rsidR="00F47DDF" w:rsidRPr="00F47DDF">
        <w:rPr>
          <w:rFonts w:ascii="Times New Roman" w:eastAsia="宋体" w:hAnsi="Times New Roman" w:cs="Times New Roman"/>
          <w:sz w:val="24"/>
          <w:szCs w:val="24"/>
        </w:rPr>
        <w:t>主界面</w:t>
      </w:r>
    </w:p>
    <w:p w14:paraId="1CFBA833" w14:textId="77777777" w:rsidR="00386F1C" w:rsidRPr="00F47DDF" w:rsidRDefault="00386F1C" w:rsidP="00F16721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10A2D10" w14:textId="3DD0A763" w:rsidR="00F50E75" w:rsidRDefault="00CB2DEE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基本分析操作</w:t>
      </w:r>
    </w:p>
    <w:p w14:paraId="0697AEA2" w14:textId="2013669E" w:rsidR="004C0ACC" w:rsidRDefault="00774220" w:rsidP="0077422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r w:rsidR="004165E6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软件从</w:t>
      </w:r>
      <w:r>
        <w:rPr>
          <w:rFonts w:ascii="Times New Roman" w:eastAsia="宋体" w:hAnsi="Times New Roman" w:cs="Times New Roman" w:hint="eastAsia"/>
          <w:sz w:val="24"/>
          <w:szCs w:val="28"/>
        </w:rPr>
        <w:t>NGS</w:t>
      </w:r>
      <w:r>
        <w:rPr>
          <w:rFonts w:ascii="Times New Roman" w:eastAsia="宋体" w:hAnsi="Times New Roman" w:cs="Times New Roman" w:hint="eastAsia"/>
          <w:sz w:val="24"/>
          <w:szCs w:val="28"/>
        </w:rPr>
        <w:t>混合扩增子文库分析靶点突变序列的主要步骤包括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参考序列输入、测序文件</w:t>
      </w:r>
      <w:r>
        <w:rPr>
          <w:rFonts w:ascii="Times New Roman" w:eastAsia="宋体" w:hAnsi="Times New Roman" w:cs="Times New Roman" w:hint="eastAsia"/>
          <w:sz w:val="24"/>
          <w:szCs w:val="28"/>
        </w:rPr>
        <w:t>输入、参数设置和解码。</w:t>
      </w:r>
      <w:r w:rsidR="004C0ACC">
        <w:rPr>
          <w:rFonts w:ascii="Times New Roman" w:eastAsia="宋体" w:hAnsi="Times New Roman" w:cs="Times New Roman" w:hint="eastAsia"/>
          <w:sz w:val="24"/>
          <w:szCs w:val="28"/>
        </w:rPr>
        <w:t>详细操作如下：</w:t>
      </w:r>
    </w:p>
    <w:p w14:paraId="2099A0E0" w14:textId="366E52C2" w:rsidR="004165E6" w:rsidRDefault="004C0ACC" w:rsidP="007950F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4C0ACC"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774220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4165E6" w:rsidRPr="004C0ACC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点击菜单栏或者左侧文件输入区</w:t>
      </w:r>
      <w:r w:rsidR="004165E6" w:rsidRPr="004C0ACC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6E2076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4165E6" w:rsidRPr="004C0ACC">
        <w:rPr>
          <w:rFonts w:ascii="Times New Roman" w:eastAsia="宋体" w:hAnsi="Times New Roman" w:cs="Times New Roman" w:hint="eastAsia"/>
          <w:sz w:val="24"/>
          <w:szCs w:val="28"/>
        </w:rPr>
        <w:t>File</w:t>
      </w:r>
      <w:r w:rsidR="006E2076">
        <w:rPr>
          <w:rFonts w:ascii="Times New Roman" w:eastAsia="宋体" w:hAnsi="Times New Roman" w:cs="Times New Roman" w:hint="eastAsia"/>
          <w:sz w:val="24"/>
          <w:szCs w:val="28"/>
        </w:rPr>
        <w:t>”按钮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956A4E">
        <w:rPr>
          <w:rFonts w:ascii="Times New Roman" w:eastAsia="宋体" w:hAnsi="Times New Roman" w:cs="Times New Roman" w:hint="eastAsia"/>
          <w:sz w:val="24"/>
          <w:szCs w:val="28"/>
        </w:rPr>
        <w:t>打开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文件输入</w:t>
      </w:r>
      <w:r w:rsidR="00956A4E">
        <w:rPr>
          <w:rFonts w:ascii="Times New Roman" w:eastAsia="宋体" w:hAnsi="Times New Roman" w:cs="Times New Roman" w:hint="eastAsia"/>
          <w:sz w:val="24"/>
          <w:szCs w:val="28"/>
        </w:rPr>
        <w:t>对话框</w:t>
      </w:r>
      <w:r w:rsidR="00F47DDF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9D6C6D">
        <w:rPr>
          <w:rFonts w:ascii="Times New Roman" w:eastAsia="宋体" w:hAnsi="Times New Roman" w:cs="Times New Roman" w:hint="eastAsia"/>
          <w:sz w:val="24"/>
          <w:szCs w:val="28"/>
        </w:rPr>
        <w:t>2-</w:t>
      </w:r>
      <w:del w:id="129" w:author="xianrong xie" w:date="2024-07-20T16:51:00Z">
        <w:r w:rsidR="009D6C6D" w:rsidDel="00D11E19">
          <w:rPr>
            <w:rFonts w:ascii="Times New Roman" w:eastAsia="宋体" w:hAnsi="Times New Roman" w:cs="Times New Roman" w:hint="eastAsia"/>
            <w:sz w:val="24"/>
            <w:szCs w:val="28"/>
          </w:rPr>
          <w:delText>3</w:delText>
        </w:r>
      </w:del>
      <w:ins w:id="130" w:author="xianrong xie" w:date="2024-07-20T16:51:00Z">
        <w:r w:rsidR="00D11E19">
          <w:rPr>
            <w:rFonts w:ascii="Times New Roman" w:eastAsia="宋体" w:hAnsi="Times New Roman" w:cs="Times New Roman" w:hint="eastAsia"/>
            <w:sz w:val="24"/>
            <w:szCs w:val="28"/>
          </w:rPr>
          <w:t>4</w:t>
        </w:r>
      </w:ins>
      <w:r w:rsidR="00F47DDF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956A4E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依次</w:t>
      </w:r>
      <w:r w:rsidR="00956A4E">
        <w:rPr>
          <w:rFonts w:ascii="Times New Roman" w:eastAsia="宋体" w:hAnsi="Times New Roman" w:cs="Times New Roman" w:hint="eastAsia"/>
          <w:sz w:val="24"/>
          <w:szCs w:val="28"/>
        </w:rPr>
        <w:t>输入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Fasta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格式的参考序列文件（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覆盖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-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F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到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-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R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之间的野生型基因组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参考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序列）、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可选的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靶点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153D80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包含</w:t>
      </w:r>
      <w:r w:rsidR="0019005D">
        <w:rPr>
          <w:rFonts w:ascii="Times New Roman" w:eastAsia="宋体" w:hAnsi="Times New Roman" w:cs="Times New Roman" w:hint="eastAsia"/>
          <w:sz w:val="24"/>
          <w:szCs w:val="28"/>
        </w:rPr>
        <w:t>或者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不包含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PAM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均可以</w:t>
      </w:r>
      <w:r w:rsidR="00B42C62">
        <w:rPr>
          <w:rFonts w:ascii="Times New Roman" w:eastAsia="宋体" w:hAnsi="Times New Roman" w:cs="Times New Roman" w:hint="eastAsia"/>
          <w:sz w:val="24"/>
          <w:szCs w:val="28"/>
        </w:rPr>
        <w:t>，也可不输入靶点序列文件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以及测序文件（</w:t>
      </w:r>
      <w:r w:rsidR="0004282E">
        <w:rPr>
          <w:rFonts w:ascii="Times New Roman" w:eastAsia="宋体" w:hAnsi="Times New Roman" w:cs="Times New Roman" w:hint="eastAsia"/>
          <w:sz w:val="24"/>
          <w:szCs w:val="28"/>
        </w:rPr>
        <w:t>双端</w:t>
      </w:r>
      <w:r w:rsidR="0004282E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04282E">
        <w:rPr>
          <w:rFonts w:ascii="Times New Roman" w:eastAsia="宋体" w:hAnsi="Times New Roman" w:cs="Times New Roman" w:hint="eastAsia"/>
          <w:sz w:val="24"/>
          <w:szCs w:val="28"/>
        </w:rPr>
        <w:t>文件，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要求为</w:t>
      </w:r>
      <w:r w:rsidR="0004282E">
        <w:rPr>
          <w:rFonts w:ascii="Times New Roman" w:eastAsia="宋体" w:hAnsi="Times New Roman" w:cs="Times New Roman" w:hint="eastAsia"/>
          <w:sz w:val="24"/>
          <w:szCs w:val="28"/>
        </w:rPr>
        <w:t>过滤且去除接头后的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Clean data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330DB2">
        <w:rPr>
          <w:rFonts w:ascii="Times New Roman" w:eastAsia="宋体" w:hAnsi="Times New Roman" w:cs="Times New Roman" w:hint="eastAsia"/>
          <w:sz w:val="24"/>
          <w:szCs w:val="28"/>
        </w:rPr>
        <w:t>。参考序列、靶点序列文件的格式可以通过点击输入框下方的提示查看。</w:t>
      </w:r>
    </w:p>
    <w:p w14:paraId="4E847D26" w14:textId="07672DF4" w:rsidR="004C0ACC" w:rsidRDefault="00956A4E" w:rsidP="007950FF">
      <w:pPr>
        <w:spacing w:line="360" w:lineRule="auto"/>
        <w:jc w:val="center"/>
        <w:rPr>
          <w:rFonts w:hint="eastAsia"/>
        </w:rPr>
      </w:pPr>
      <w:r w:rsidRPr="00956A4E">
        <w:rPr>
          <w:noProof/>
        </w:rPr>
        <w:drawing>
          <wp:inline distT="0" distB="0" distL="0" distR="0" wp14:anchorId="1C5AAEEA" wp14:editId="009944FE">
            <wp:extent cx="2679651" cy="2744290"/>
            <wp:effectExtent l="0" t="0" r="6985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0958EA9-FF0B-3F2F-7337-C6A9134AB4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0958EA9-FF0B-3F2F-7337-C6A9134AB4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484" cy="27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1384" w14:textId="01937B90" w:rsidR="00F47DDF" w:rsidRDefault="00F47DDF" w:rsidP="007950F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47DDF">
        <w:rPr>
          <w:rFonts w:ascii="Times New Roman" w:eastAsia="宋体" w:hAnsi="Times New Roman" w:cs="Times New Roman"/>
          <w:sz w:val="24"/>
          <w:szCs w:val="24"/>
        </w:rPr>
        <w:t>图</w:t>
      </w:r>
      <w:r w:rsidR="009D6C6D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B42C62">
        <w:rPr>
          <w:rFonts w:ascii="Times New Roman" w:eastAsia="宋体" w:hAnsi="Times New Roman" w:cs="Times New Roman" w:hint="eastAsia"/>
          <w:sz w:val="24"/>
          <w:szCs w:val="28"/>
        </w:rPr>
        <w:t>4</w:t>
      </w:r>
      <w:r w:rsidRPr="00F47DDF">
        <w:rPr>
          <w:rFonts w:ascii="Times New Roman" w:eastAsia="宋体" w:hAnsi="Times New Roman" w:cs="Times New Roman"/>
          <w:sz w:val="24"/>
          <w:szCs w:val="24"/>
        </w:rPr>
        <w:t xml:space="preserve"> HiDecode</w:t>
      </w:r>
      <w:r w:rsidRPr="00F47DDF">
        <w:rPr>
          <w:rFonts w:ascii="Times New Roman" w:eastAsia="宋体" w:hAnsi="Times New Roman" w:cs="Times New Roman"/>
          <w:sz w:val="24"/>
          <w:szCs w:val="24"/>
        </w:rPr>
        <w:t>文件输入界面</w:t>
      </w:r>
    </w:p>
    <w:p w14:paraId="19D2A447" w14:textId="77777777" w:rsidR="00A3366C" w:rsidRPr="00F47DDF" w:rsidRDefault="00A3366C" w:rsidP="007950F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A8EB42C" w14:textId="42361731" w:rsidR="00E54103" w:rsidRPr="00E54103" w:rsidRDefault="00E54103" w:rsidP="00E5410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通过双击左侧的“</w:t>
      </w:r>
      <w:r>
        <w:rPr>
          <w:rFonts w:ascii="Times New Roman" w:eastAsia="宋体" w:hAnsi="Times New Roman" w:cs="Times New Roman" w:hint="eastAsia"/>
          <w:sz w:val="24"/>
          <w:szCs w:val="24"/>
        </w:rPr>
        <w:t>default</w:t>
      </w:r>
      <w:r>
        <w:rPr>
          <w:rFonts w:ascii="Times New Roman" w:eastAsia="宋体" w:hAnsi="Times New Roman" w:cs="Times New Roman"/>
          <w:sz w:val="24"/>
          <w:szCs w:val="24"/>
        </w:rPr>
        <w:t>_pos_UID.txt</w:t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default</w:t>
      </w:r>
      <w:r>
        <w:rPr>
          <w:rFonts w:ascii="Times New Roman" w:eastAsia="宋体" w:hAnsi="Times New Roman" w:cs="Times New Roman"/>
          <w:sz w:val="24"/>
          <w:szCs w:val="24"/>
        </w:rPr>
        <w:t>_p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late</w:t>
      </w:r>
      <w:r>
        <w:rPr>
          <w:rFonts w:ascii="Times New Roman" w:eastAsia="宋体" w:hAnsi="Times New Roman" w:cs="Times New Roman"/>
          <w:sz w:val="24"/>
          <w:szCs w:val="24"/>
        </w:rPr>
        <w:t>_UID.txt</w:t>
      </w:r>
      <w:r>
        <w:rPr>
          <w:rFonts w:ascii="Times New Roman" w:eastAsia="宋体" w:hAnsi="Times New Roman" w:cs="Times New Roman" w:hint="eastAsia"/>
          <w:sz w:val="24"/>
          <w:szCs w:val="24"/>
        </w:rPr>
        <w:t>”设置扩增时使用的孔</w:t>
      </w:r>
      <w:r w:rsidR="00B42C62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和板</w:t>
      </w:r>
      <w:r w:rsidR="00B42C62">
        <w:rPr>
          <w:rFonts w:ascii="Times New Roman" w:eastAsia="宋体" w:hAnsi="Times New Roman" w:cs="Times New Roman" w:hint="eastAsia"/>
          <w:sz w:val="24"/>
          <w:szCs w:val="24"/>
        </w:rPr>
        <w:t>编号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。打开设置框后，勾选使用的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9D6383A" w14:textId="3ABABFD9" w:rsidR="008006B9" w:rsidRDefault="00AD012E" w:rsidP="00330DB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i</w:t>
      </w:r>
      <w:r w:rsidR="00E54103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r w:rsidR="000A5AD4">
        <w:rPr>
          <w:rFonts w:ascii="Times New Roman" w:eastAsia="宋体" w:hAnsi="Times New Roman" w:cs="Times New Roman" w:hint="eastAsia"/>
          <w:sz w:val="24"/>
          <w:szCs w:val="24"/>
        </w:rPr>
        <w:t>工具栏</w:t>
      </w:r>
      <w:r>
        <w:rPr>
          <w:rFonts w:ascii="Times New Roman" w:eastAsia="宋体" w:hAnsi="Times New Roman" w:cs="Times New Roman" w:hint="eastAsia"/>
          <w:sz w:val="24"/>
          <w:szCs w:val="24"/>
        </w:rPr>
        <w:t>中设置数据分析对应的参数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。程序提供了预设的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种突变检出阈值</w:t>
      </w:r>
      <w:r w:rsidR="008006B9">
        <w:rPr>
          <w:rFonts w:ascii="Times New Roman" w:eastAsia="宋体" w:hAnsi="Times New Roman" w:cs="Times New Roman"/>
          <w:sz w:val="24"/>
          <w:szCs w:val="24"/>
        </w:rPr>
        <w:t>Threshold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，分别为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diploid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（用于分析二倍体样本数据）、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polyploid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（用于分析多倍体样本数据）</w:t>
      </w:r>
      <w:r w:rsidR="00B42C6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low frequency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（用于分析细胞系、原生质体、愈伤组织等样本数据）。除了预设的</w:t>
      </w:r>
      <w:r w:rsidR="008006B9">
        <w:rPr>
          <w:rFonts w:ascii="Times New Roman" w:eastAsia="宋体" w:hAnsi="Times New Roman" w:cs="Times New Roman"/>
          <w:sz w:val="24"/>
          <w:szCs w:val="24"/>
        </w:rPr>
        <w:t>Threshold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，用户可以根据需要自行调整</w:t>
      </w:r>
      <w:r w:rsidR="00B42C62">
        <w:rPr>
          <w:rFonts w:ascii="Times New Roman" w:eastAsia="宋体" w:hAnsi="Times New Roman" w:cs="Times New Roman"/>
          <w:sz w:val="24"/>
          <w:szCs w:val="24"/>
        </w:rPr>
        <w:t>Threshold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。当样本中某</w:t>
      </w:r>
      <w:r w:rsidR="000557A0">
        <w:rPr>
          <w:rFonts w:ascii="Times New Roman" w:eastAsia="宋体" w:hAnsi="Times New Roman" w:cs="Times New Roman" w:hint="eastAsia"/>
          <w:sz w:val="24"/>
          <w:szCs w:val="24"/>
        </w:rPr>
        <w:t>变异位点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reads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数占比大于设置的阈值时，程序</w:t>
      </w:r>
      <w:r w:rsidR="000557A0">
        <w:rPr>
          <w:rFonts w:ascii="Times New Roman" w:eastAsia="宋体" w:hAnsi="Times New Roman" w:cs="Times New Roman" w:hint="eastAsia"/>
          <w:sz w:val="24"/>
          <w:szCs w:val="24"/>
        </w:rPr>
        <w:t>才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认为该基因型为真实的突变</w:t>
      </w:r>
      <w:r w:rsidR="000557A0">
        <w:rPr>
          <w:rFonts w:ascii="Times New Roman" w:eastAsia="宋体" w:hAnsi="Times New Roman" w:cs="Times New Roman" w:hint="eastAsia"/>
          <w:sz w:val="24"/>
          <w:szCs w:val="24"/>
        </w:rPr>
        <w:t>，从而输出该突变位点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6E9CB5A" w14:textId="699F2E45" w:rsidR="007950FF" w:rsidRPr="00AD012E" w:rsidRDefault="007950FF" w:rsidP="007950FF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72764B"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）点击</w:t>
      </w:r>
      <w:r w:rsidR="00D25E56">
        <w:rPr>
          <w:rFonts w:ascii="Times New Roman" w:eastAsia="宋体" w:hAnsi="Times New Roman" w:cs="Times New Roman" w:hint="eastAsia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Run</w:t>
      </w:r>
      <w:r w:rsidR="00D25E56">
        <w:rPr>
          <w:rFonts w:ascii="Times New Roman" w:eastAsia="宋体" w:hAnsi="Times New Roman" w:cs="Times New Roman" w:hint="eastAsia"/>
          <w:sz w:val="24"/>
          <w:szCs w:val="24"/>
        </w:rPr>
        <w:t>”按钮</w:t>
      </w:r>
      <w:r w:rsidR="00B42C6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25E56">
        <w:rPr>
          <w:rFonts w:ascii="Times New Roman" w:eastAsia="宋体" w:hAnsi="Times New Roman" w:cs="Times New Roman" w:hint="eastAsia"/>
          <w:sz w:val="24"/>
          <w:szCs w:val="24"/>
        </w:rPr>
        <w:t>启动分析任务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C9695D3" w14:textId="4D96C7E0" w:rsidR="00604C15" w:rsidRDefault="00604C15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）分析结果导出和结果解读</w:t>
      </w:r>
    </w:p>
    <w:p w14:paraId="45E5C2DC" w14:textId="06DF30D0" w:rsidR="00F47DDF" w:rsidRPr="007561F9" w:rsidRDefault="007C4194" w:rsidP="000200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程序运行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结束后，样本孔板信息模块中会显示</w:t>
      </w:r>
      <w:r>
        <w:rPr>
          <w:rFonts w:ascii="Times New Roman" w:eastAsia="宋体" w:hAnsi="Times New Roman" w:cs="Times New Roman" w:hint="eastAsia"/>
          <w:sz w:val="24"/>
          <w:szCs w:val="28"/>
        </w:rPr>
        <w:t>每个孔的分析结果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，黄色</w:t>
      </w:r>
      <w:r>
        <w:rPr>
          <w:rFonts w:ascii="Times New Roman" w:eastAsia="宋体" w:hAnsi="Times New Roman" w:cs="Times New Roman" w:hint="eastAsia"/>
          <w:sz w:val="24"/>
          <w:szCs w:val="28"/>
        </w:rPr>
        <w:t>表示无结果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，蓝色</w:t>
      </w:r>
      <w:r>
        <w:rPr>
          <w:rFonts w:ascii="Times New Roman" w:eastAsia="宋体" w:hAnsi="Times New Roman" w:cs="Times New Roman" w:hint="eastAsia"/>
          <w:sz w:val="24"/>
          <w:szCs w:val="28"/>
        </w:rPr>
        <w:t>表示有结果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，红色</w:t>
      </w:r>
      <w:r>
        <w:rPr>
          <w:rFonts w:ascii="Times New Roman" w:eastAsia="宋体" w:hAnsi="Times New Roman" w:cs="Times New Roman" w:hint="eastAsia"/>
          <w:sz w:val="24"/>
          <w:szCs w:val="28"/>
        </w:rPr>
        <w:t>为当前选中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显示</w:t>
      </w:r>
      <w:r>
        <w:rPr>
          <w:rFonts w:ascii="Times New Roman" w:eastAsia="宋体" w:hAnsi="Times New Roman" w:cs="Times New Roman" w:hint="eastAsia"/>
          <w:sz w:val="24"/>
          <w:szCs w:val="28"/>
        </w:rPr>
        <w:t>的样本</w:t>
      </w:r>
      <w:r w:rsidR="00F47DDF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B42C62">
        <w:rPr>
          <w:rFonts w:ascii="Times New Roman" w:eastAsia="宋体" w:hAnsi="Times New Roman" w:cs="Times New Roman" w:hint="eastAsia"/>
          <w:sz w:val="24"/>
          <w:szCs w:val="28"/>
        </w:rPr>
        <w:t>5</w:t>
      </w:r>
      <w:r w:rsidR="00F47DDF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。选中某个样本时，</w:t>
      </w:r>
      <w:r>
        <w:rPr>
          <w:rFonts w:ascii="Times New Roman" w:eastAsia="宋体" w:hAnsi="Times New Roman" w:cs="Times New Roman" w:hint="eastAsia"/>
          <w:sz w:val="24"/>
          <w:szCs w:val="28"/>
        </w:rPr>
        <w:t>底部的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解码查看模块中会显示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该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样本</w:t>
      </w:r>
      <w:r>
        <w:rPr>
          <w:rFonts w:ascii="Times New Roman" w:eastAsia="宋体" w:hAnsi="Times New Roman" w:cs="Times New Roman" w:hint="eastAsia"/>
          <w:sz w:val="24"/>
          <w:szCs w:val="28"/>
        </w:rPr>
        <w:t>的突变情况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，包括对应</w:t>
      </w:r>
      <w:r>
        <w:rPr>
          <w:rFonts w:ascii="Times New Roman" w:eastAsia="宋体" w:hAnsi="Times New Roman" w:cs="Times New Roman" w:hint="eastAsia"/>
          <w:sz w:val="24"/>
          <w:szCs w:val="28"/>
        </w:rPr>
        <w:t>的突变类型、覆盖的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总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数</w:t>
      </w:r>
      <w:r>
        <w:rPr>
          <w:rFonts w:ascii="Times New Roman" w:eastAsia="宋体" w:hAnsi="Times New Roman" w:cs="Times New Roman" w:hint="eastAsia"/>
          <w:sz w:val="24"/>
          <w:szCs w:val="28"/>
        </w:rPr>
        <w:t>、参考序列、每条突变序列及其支持的</w:t>
      </w:r>
      <w:r>
        <w:rPr>
          <w:rFonts w:ascii="Times New Roman" w:eastAsia="宋体" w:hAnsi="Times New Roman" w:cs="Times New Roman" w:hint="eastAsia"/>
          <w:sz w:val="24"/>
          <w:szCs w:val="28"/>
        </w:rPr>
        <w:t>reads</w:t>
      </w:r>
      <w:r>
        <w:rPr>
          <w:rFonts w:ascii="Times New Roman" w:eastAsia="宋体" w:hAnsi="Times New Roman" w:cs="Times New Roman" w:hint="eastAsia"/>
          <w:sz w:val="24"/>
          <w:szCs w:val="28"/>
        </w:rPr>
        <w:t>数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。</w:t>
      </w:r>
      <w:r>
        <w:rPr>
          <w:rFonts w:ascii="Times New Roman" w:eastAsia="宋体" w:hAnsi="Times New Roman" w:cs="Times New Roman" w:hint="eastAsia"/>
          <w:sz w:val="24"/>
          <w:szCs w:val="28"/>
        </w:rPr>
        <w:t>通过拉动上方的滑动条，可以调整需要显示的序列</w:t>
      </w:r>
      <w:r w:rsidR="000D447E">
        <w:rPr>
          <w:rFonts w:ascii="Times New Roman" w:eastAsia="宋体" w:hAnsi="Times New Roman" w:cs="Times New Roman" w:hint="eastAsia"/>
          <w:sz w:val="24"/>
          <w:szCs w:val="28"/>
        </w:rPr>
        <w:t>范围。</w:t>
      </w:r>
    </w:p>
    <w:p w14:paraId="3BD4E00E" w14:textId="02756886" w:rsidR="00037DC3" w:rsidRDefault="007561F9" w:rsidP="007561F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561F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D378CEE" wp14:editId="5F56B19E">
            <wp:extent cx="4046842" cy="2843798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3724902-69C1-8AC4-F33B-E8CA31CB49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3724902-69C1-8AC4-F33B-E8CA31CB49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22" t="311" r="389" b="323"/>
                    <a:stretch/>
                  </pic:blipFill>
                  <pic:spPr>
                    <a:xfrm>
                      <a:off x="0" y="0"/>
                      <a:ext cx="4052754" cy="28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B52" w14:textId="39FE4643" w:rsidR="007561F9" w:rsidRDefault="00F47DDF" w:rsidP="00B9418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B42C62">
        <w:rPr>
          <w:rFonts w:ascii="Times New Roman" w:eastAsia="宋体" w:hAnsi="Times New Roman" w:cs="Times New Roman" w:hint="eastAsia"/>
          <w:sz w:val="24"/>
          <w:szCs w:val="28"/>
        </w:rPr>
        <w:t>5</w:t>
      </w:r>
      <w:r w:rsidR="00B94185">
        <w:rPr>
          <w:rFonts w:ascii="Times New Roman" w:eastAsia="宋体" w:hAnsi="Times New Roman" w:cs="Times New Roman" w:hint="eastAsia"/>
          <w:sz w:val="24"/>
          <w:szCs w:val="28"/>
        </w:rPr>
        <w:t xml:space="preserve"> HiDecode</w:t>
      </w:r>
      <w:r w:rsidR="00B94185">
        <w:rPr>
          <w:rFonts w:ascii="Times New Roman" w:eastAsia="宋体" w:hAnsi="Times New Roman" w:cs="Times New Roman" w:hint="eastAsia"/>
          <w:sz w:val="24"/>
          <w:szCs w:val="28"/>
        </w:rPr>
        <w:t>结果分析</w:t>
      </w:r>
    </w:p>
    <w:p w14:paraId="1E83CE67" w14:textId="77777777" w:rsidR="00EF7435" w:rsidRDefault="00EF7435" w:rsidP="00B9418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1BAEDCE7" w14:textId="78C5044D" w:rsidR="00B84A61" w:rsidRPr="00B84A61" w:rsidRDefault="008F26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  <w:pPrChange w:id="131" w:author="xianrong xie" w:date="2024-07-20T16:54:00Z">
          <w:pPr>
            <w:spacing w:line="360" w:lineRule="auto"/>
            <w:ind w:firstLineChars="500" w:firstLine="1200"/>
          </w:pPr>
        </w:pPrChange>
      </w:pPr>
      <w:r>
        <w:rPr>
          <w:rFonts w:ascii="Times New Roman" w:eastAsia="宋体" w:hAnsi="Times New Roman" w:cs="Times New Roman" w:hint="eastAsia"/>
          <w:sz w:val="24"/>
          <w:szCs w:val="28"/>
        </w:rPr>
        <w:t>解码后的结果可点击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菜单栏的</w:t>
      </w:r>
      <w:r>
        <w:rPr>
          <w:rFonts w:ascii="Times New Roman" w:eastAsia="宋体" w:hAnsi="Times New Roman" w:cs="Times New Roman" w:hint="eastAsia"/>
          <w:sz w:val="24"/>
          <w:szCs w:val="28"/>
        </w:rPr>
        <w:t>“</w:t>
      </w:r>
      <w:r>
        <w:rPr>
          <w:rFonts w:ascii="Times New Roman" w:eastAsia="宋体" w:hAnsi="Times New Roman" w:cs="Times New Roman" w:hint="eastAsia"/>
          <w:sz w:val="24"/>
          <w:szCs w:val="28"/>
        </w:rPr>
        <w:t>Export</w:t>
      </w:r>
      <w:r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将</w:t>
      </w:r>
      <w:r>
        <w:rPr>
          <w:rFonts w:ascii="Times New Roman" w:eastAsia="宋体" w:hAnsi="Times New Roman" w:cs="Times New Roman" w:hint="eastAsia"/>
          <w:sz w:val="24"/>
          <w:szCs w:val="28"/>
        </w:rPr>
        <w:t>结果输出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至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excel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可以输出</w:t>
      </w:r>
      <w:r>
        <w:rPr>
          <w:rFonts w:ascii="Times New Roman" w:eastAsia="宋体" w:hAnsi="Times New Roman" w:cs="Times New Roman" w:hint="eastAsia"/>
          <w:sz w:val="24"/>
          <w:szCs w:val="28"/>
        </w:rPr>
        <w:t>两种类型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的结果文件。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Export all results to excel file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”</w:t>
      </w:r>
      <w:r>
        <w:rPr>
          <w:rFonts w:ascii="Times New Roman" w:eastAsia="宋体" w:hAnsi="Times New Roman" w:cs="Times New Roman" w:hint="eastAsia"/>
          <w:sz w:val="24"/>
          <w:szCs w:val="28"/>
        </w:rPr>
        <w:t>为输出所有孔和板的解码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详细</w:t>
      </w:r>
      <w:r>
        <w:rPr>
          <w:rFonts w:ascii="Times New Roman" w:eastAsia="宋体" w:hAnsi="Times New Roman" w:cs="Times New Roman" w:hint="eastAsia"/>
          <w:sz w:val="24"/>
          <w:szCs w:val="28"/>
        </w:rPr>
        <w:t>结果（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包括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数、突变碱基、每条突变序列和野生型序列的比对等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Fetch mutations to a si</w:t>
      </w:r>
      <w:r w:rsidR="00AC5151">
        <w:rPr>
          <w:rFonts w:ascii="Times New Roman" w:eastAsia="宋体" w:hAnsi="Times New Roman" w:cs="Times New Roman" w:hint="eastAsia"/>
          <w:sz w:val="24"/>
          <w:szCs w:val="28"/>
        </w:rPr>
        <w:t>n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gle file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”</w:t>
      </w:r>
      <w:r>
        <w:rPr>
          <w:rFonts w:ascii="Times New Roman" w:eastAsia="宋体" w:hAnsi="Times New Roman" w:cs="Times New Roman" w:hint="eastAsia"/>
          <w:sz w:val="24"/>
          <w:szCs w:val="28"/>
        </w:rPr>
        <w:t>为仅输出含有数据的样本信息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、突变碱基及其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数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B0A2105" w14:textId="0631635D" w:rsidR="00A27F0E" w:rsidRDefault="00B84A61" w:rsidP="007561F9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B84A6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2FBD8FEC" wp14:editId="47BB49CE">
            <wp:extent cx="5274310" cy="2035810"/>
            <wp:effectExtent l="0" t="0" r="2540" b="2540"/>
            <wp:docPr id="100155292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C9E77FD-0A0F-0B45-26BC-707C619782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C9E77FD-0A0F-0B45-26BC-707C619782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11111"/>
                    <a:stretch/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84AB" w14:textId="5A0C96DE" w:rsidR="00B84A61" w:rsidRDefault="00B94185" w:rsidP="00EF743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基于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解码</w:t>
      </w:r>
      <w:r w:rsidR="007159AC">
        <w:rPr>
          <w:rFonts w:ascii="Times New Roman" w:eastAsia="宋体" w:hAnsi="Times New Roman" w:cs="Times New Roman" w:hint="eastAsia"/>
          <w:sz w:val="24"/>
          <w:szCs w:val="28"/>
        </w:rPr>
        <w:t>输出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7159AC">
        <w:rPr>
          <w:rFonts w:ascii="Times New Roman" w:eastAsia="宋体" w:hAnsi="Times New Roman" w:cs="Times New Roman" w:hint="eastAsia"/>
          <w:sz w:val="24"/>
          <w:szCs w:val="28"/>
        </w:rPr>
        <w:t>详细</w:t>
      </w:r>
      <w:r w:rsidR="00D1263E">
        <w:rPr>
          <w:rFonts w:ascii="Times New Roman" w:eastAsia="宋体" w:hAnsi="Times New Roman" w:cs="Times New Roman" w:hint="eastAsia"/>
          <w:sz w:val="24"/>
          <w:szCs w:val="28"/>
        </w:rPr>
        <w:t>突变</w:t>
      </w:r>
      <w:r w:rsidR="007159AC">
        <w:rPr>
          <w:rFonts w:ascii="Times New Roman" w:eastAsia="宋体" w:hAnsi="Times New Roman" w:cs="Times New Roman" w:hint="eastAsia"/>
          <w:sz w:val="24"/>
          <w:szCs w:val="28"/>
        </w:rPr>
        <w:t>结果表</w:t>
      </w:r>
    </w:p>
    <w:p w14:paraId="18B980A5" w14:textId="77777777" w:rsidR="008844B9" w:rsidRDefault="008844B9" w:rsidP="007561F9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408AEF7C" w14:textId="16DB9699" w:rsidR="008844B9" w:rsidRDefault="008844B9" w:rsidP="008A788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另外，“</w:t>
      </w:r>
      <w:r>
        <w:rPr>
          <w:rFonts w:ascii="Times New Roman" w:eastAsia="宋体" w:hAnsi="Times New Roman" w:cs="Times New Roman" w:hint="eastAsia"/>
          <w:sz w:val="24"/>
          <w:szCs w:val="28"/>
        </w:rPr>
        <w:t>Export</w:t>
      </w:r>
      <w:r>
        <w:rPr>
          <w:rFonts w:ascii="Times New Roman" w:eastAsia="宋体" w:hAnsi="Times New Roman" w:cs="Times New Roman" w:hint="eastAsia"/>
          <w:sz w:val="24"/>
          <w:szCs w:val="28"/>
        </w:rPr>
        <w:t>”中的“</w:t>
      </w:r>
      <w:r>
        <w:rPr>
          <w:rFonts w:ascii="Times New Roman" w:eastAsia="宋体" w:hAnsi="Times New Roman" w:cs="Times New Roman" w:hint="eastAsia"/>
          <w:sz w:val="24"/>
          <w:szCs w:val="28"/>
        </w:rPr>
        <w:t>Plot mutations of all samples</w:t>
      </w:r>
      <w:r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可以</w:t>
      </w:r>
      <w:r>
        <w:rPr>
          <w:rFonts w:ascii="Times New Roman" w:eastAsia="宋体" w:hAnsi="Times New Roman" w:cs="Times New Roman" w:hint="eastAsia"/>
          <w:sz w:val="24"/>
          <w:szCs w:val="28"/>
        </w:rPr>
        <w:t>将不同样本的基因型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以</w:t>
      </w:r>
      <w:r w:rsidR="000D3C4C">
        <w:rPr>
          <w:rFonts w:ascii="Times New Roman" w:eastAsia="宋体" w:hAnsi="Times New Roman" w:cs="Times New Roman" w:hint="eastAsia"/>
          <w:sz w:val="24"/>
          <w:szCs w:val="28"/>
        </w:rPr>
        <w:t>图形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的形式</w:t>
      </w:r>
      <w:r w:rsidR="000D3C4C">
        <w:rPr>
          <w:rFonts w:ascii="Times New Roman" w:eastAsia="宋体" w:hAnsi="Times New Roman" w:cs="Times New Roman" w:hint="eastAsia"/>
          <w:sz w:val="24"/>
          <w:szCs w:val="28"/>
        </w:rPr>
        <w:t>输出，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方便用户</w:t>
      </w:r>
      <w:r w:rsidR="000D3C4C">
        <w:rPr>
          <w:rFonts w:ascii="Times New Roman" w:eastAsia="宋体" w:hAnsi="Times New Roman" w:cs="Times New Roman" w:hint="eastAsia"/>
          <w:sz w:val="24"/>
          <w:szCs w:val="28"/>
        </w:rPr>
        <w:t>直观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查看样本的突变结果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7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0D3C4C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35515A32" w14:textId="3DE604C2" w:rsidR="008844B9" w:rsidRDefault="008844B9" w:rsidP="007561F9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6710E51D" w14:textId="3843763B" w:rsidR="008844B9" w:rsidRDefault="000D3C4C" w:rsidP="008844B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E9204AD" wp14:editId="53013553">
            <wp:extent cx="5256579" cy="1464876"/>
            <wp:effectExtent l="0" t="0" r="1270" b="2540"/>
            <wp:docPr id="2994495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67" cy="1473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AC8D52" w14:textId="0A277554" w:rsidR="00B94185" w:rsidRDefault="00B94185" w:rsidP="0009020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7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27530C">
        <w:rPr>
          <w:rFonts w:ascii="Times New Roman" w:eastAsia="宋体" w:hAnsi="Times New Roman" w:cs="Times New Roman" w:hint="eastAsia"/>
          <w:sz w:val="24"/>
          <w:szCs w:val="28"/>
        </w:rPr>
        <w:t>基于</w:t>
      </w:r>
      <w:r w:rsidR="0027530C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 w:rsidR="0027530C">
        <w:rPr>
          <w:rFonts w:ascii="Times New Roman" w:eastAsia="宋体" w:hAnsi="Times New Roman" w:cs="Times New Roman" w:hint="eastAsia"/>
          <w:sz w:val="24"/>
          <w:szCs w:val="28"/>
        </w:rPr>
        <w:t>解码的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输出的突变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图形图</w:t>
      </w:r>
    </w:p>
    <w:p w14:paraId="5C711455" w14:textId="77777777" w:rsidR="0027530C" w:rsidRDefault="0027530C" w:rsidP="008844B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24F708AE" w14:textId="4DFE7D4B" w:rsidR="00F50E75" w:rsidRDefault="00F50E75" w:rsidP="00391172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604C15">
        <w:rPr>
          <w:rFonts w:ascii="Times New Roman" w:eastAsia="宋体" w:hAnsi="Times New Roman" w:cs="Times New Roman" w:hint="eastAsia"/>
          <w:sz w:val="24"/>
          <w:szCs w:val="28"/>
        </w:rPr>
        <w:t>4</w:t>
      </w:r>
      <w:r>
        <w:rPr>
          <w:rFonts w:ascii="Times New Roman" w:eastAsia="宋体" w:hAnsi="Times New Roman" w:cs="Times New Roman" w:hint="eastAsia"/>
          <w:sz w:val="24"/>
          <w:szCs w:val="28"/>
        </w:rPr>
        <w:t>）其它实用功能</w:t>
      </w:r>
    </w:p>
    <w:p w14:paraId="40BC8928" w14:textId="0CFE833F" w:rsidR="00F50E75" w:rsidRDefault="0009020B" w:rsidP="0039117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特异引物设计</w:t>
      </w:r>
    </w:p>
    <w:p w14:paraId="193F5606" w14:textId="39A6E583" w:rsidR="00F47DDF" w:rsidRPr="005C424F" w:rsidRDefault="00A27F0E" w:rsidP="005C424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的“</w:t>
      </w:r>
      <w:r>
        <w:rPr>
          <w:rFonts w:ascii="Times New Roman" w:eastAsia="宋体" w:hAnsi="Times New Roman" w:cs="Times New Roman" w:hint="eastAsia"/>
          <w:sz w:val="24"/>
          <w:szCs w:val="28"/>
        </w:rPr>
        <w:t>Primer</w:t>
      </w:r>
      <w:r>
        <w:rPr>
          <w:rFonts w:ascii="Times New Roman" w:eastAsia="宋体" w:hAnsi="Times New Roman" w:cs="Times New Roman" w:hint="eastAsia"/>
          <w:sz w:val="24"/>
          <w:szCs w:val="28"/>
        </w:rPr>
        <w:t>”中</w:t>
      </w:r>
      <w:r w:rsidR="00C6375A">
        <w:rPr>
          <w:rFonts w:ascii="Times New Roman" w:eastAsia="宋体" w:hAnsi="Times New Roman" w:cs="Times New Roman" w:hint="eastAsia"/>
          <w:sz w:val="24"/>
          <w:szCs w:val="28"/>
        </w:rPr>
        <w:t>提供了特异</w:t>
      </w:r>
      <w:r>
        <w:rPr>
          <w:rFonts w:ascii="Times New Roman" w:eastAsia="宋体" w:hAnsi="Times New Roman" w:cs="Times New Roman" w:hint="eastAsia"/>
          <w:sz w:val="24"/>
          <w:szCs w:val="28"/>
        </w:rPr>
        <w:t>引物设计功能，用于</w:t>
      </w:r>
      <w:r w:rsidR="00C6375A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Pr="009278E9">
        <w:rPr>
          <w:rFonts w:ascii="Times New Roman" w:eastAsia="宋体" w:hAnsi="Times New Roman" w:cs="Times New Roman"/>
          <w:sz w:val="24"/>
          <w:szCs w:val="24"/>
        </w:rPr>
        <w:t>靶序列特异引物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T#-F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T#-R</w:t>
      </w:r>
      <w:r w:rsidR="00407526">
        <w:rPr>
          <w:rFonts w:ascii="Times New Roman" w:eastAsia="宋体" w:hAnsi="Times New Roman" w:cs="Times New Roman" w:hint="eastAsia"/>
          <w:sz w:val="24"/>
          <w:szCs w:val="24"/>
        </w:rPr>
        <w:t>上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自动添加桥接序列</w:t>
      </w:r>
      <w:r w:rsidR="00EF7435">
        <w:rPr>
          <w:rFonts w:ascii="Times New Roman" w:eastAsia="宋体" w:hAnsi="Times New Roman" w:cs="Times New Roman" w:hint="eastAsia"/>
          <w:sz w:val="24"/>
          <w:szCs w:val="24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8</w:t>
      </w:r>
      <w:r w:rsidR="00EF7435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输入桥接序列、样本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目的靶点名称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805D8B">
        <w:rPr>
          <w:rFonts w:ascii="Times New Roman" w:eastAsia="宋体" w:hAnsi="Times New Roman" w:cs="Times New Roman" w:hint="eastAsia"/>
          <w:sz w:val="24"/>
          <w:szCs w:val="24"/>
        </w:rPr>
        <w:t>目的片段的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特异性</w:t>
      </w:r>
      <w:r w:rsidR="00805D8B">
        <w:rPr>
          <w:rFonts w:ascii="Times New Roman" w:eastAsia="宋体" w:hAnsi="Times New Roman" w:cs="Times New Roman" w:hint="eastAsia"/>
          <w:sz w:val="24"/>
          <w:szCs w:val="24"/>
        </w:rPr>
        <w:t>匹配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序列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C6375A">
        <w:rPr>
          <w:rFonts w:ascii="Times New Roman" w:eastAsia="宋体" w:hAnsi="Times New Roman" w:cs="Times New Roman"/>
          <w:sz w:val="24"/>
          <w:szCs w:val="24"/>
        </w:rPr>
        <w:t>’-3’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，点击“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Generate primers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”键，可批量生成含有桥接序列的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靶序列特异性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扩增引物，用于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NGS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建库的第一轮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反应。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注意，该功能不</w:t>
      </w:r>
      <w:r w:rsidR="008D39ED">
        <w:rPr>
          <w:rFonts w:ascii="Times New Roman" w:eastAsia="宋体" w:hAnsi="Times New Roman" w:cs="Times New Roman" w:hint="eastAsia"/>
          <w:sz w:val="24"/>
          <w:szCs w:val="24"/>
        </w:rPr>
        <w:t>具有</w:t>
      </w:r>
      <w:r w:rsidR="00407526">
        <w:rPr>
          <w:rFonts w:ascii="Times New Roman" w:eastAsia="宋体" w:hAnsi="Times New Roman" w:cs="Times New Roman" w:hint="eastAsia"/>
          <w:sz w:val="24"/>
          <w:szCs w:val="24"/>
        </w:rPr>
        <w:t>对参考基因组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匹配</w:t>
      </w:r>
      <w:r w:rsidR="00407526">
        <w:rPr>
          <w:rFonts w:ascii="Times New Roman" w:eastAsia="宋体" w:hAnsi="Times New Roman" w:cs="Times New Roman" w:hint="eastAsia"/>
          <w:sz w:val="24"/>
          <w:szCs w:val="24"/>
        </w:rPr>
        <w:t>特异性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07526">
        <w:rPr>
          <w:rFonts w:ascii="Times New Roman" w:eastAsia="宋体" w:hAnsi="Times New Roman" w:cs="Times New Roman" w:hint="eastAsia"/>
          <w:sz w:val="24"/>
          <w:szCs w:val="24"/>
        </w:rPr>
        <w:t>检测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功能，建议使用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NCBI primer-blast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或者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CRISPR-GE primerDesi</w:t>
      </w:r>
      <w:r w:rsidR="00C14A15">
        <w:rPr>
          <w:rFonts w:ascii="Times New Roman" w:eastAsia="宋体" w:hAnsi="Times New Roman" w:cs="Times New Roman" w:hint="eastAsia"/>
          <w:sz w:val="24"/>
          <w:szCs w:val="24"/>
        </w:rPr>
        <w:t>gn</w:t>
      </w:r>
      <w:r w:rsidR="00353B9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53B9C" w:rsidRPr="00353B9C">
        <w:rPr>
          <w:rFonts w:ascii="Times New Roman" w:eastAsia="宋体" w:hAnsi="Times New Roman" w:cs="Times New Roman"/>
          <w:sz w:val="24"/>
          <w:szCs w:val="24"/>
        </w:rPr>
        <w:t>(</w:t>
      </w:r>
      <w:r w:rsidR="00353B9C" w:rsidRPr="00353B9C">
        <w:rPr>
          <w:rFonts w:ascii="Times New Roman" w:hAnsi="Times New Roman" w:cs="Times New Roman"/>
          <w:sz w:val="24"/>
          <w:szCs w:val="24"/>
        </w:rPr>
        <w:t>http://skl.scau.edu.cn/</w:t>
      </w:r>
      <w:r w:rsidR="00353B9C" w:rsidRPr="00353B9C">
        <w:rPr>
          <w:rFonts w:ascii="Times New Roman" w:eastAsia="宋体" w:hAnsi="Times New Roman" w:cs="Times New Roman"/>
          <w:sz w:val="24"/>
          <w:szCs w:val="24"/>
        </w:rPr>
        <w:t>)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等工具。</w:t>
      </w:r>
    </w:p>
    <w:p w14:paraId="6D052923" w14:textId="645CD486" w:rsidR="00037DC3" w:rsidRDefault="00037DC3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037DC3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8520194" wp14:editId="2CE9FF56">
            <wp:extent cx="3229138" cy="2759851"/>
            <wp:effectExtent l="0" t="0" r="0" b="254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EEE1947-A3FE-B436-7F4D-289390D62B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EEE1947-A3FE-B436-7F4D-289390D62B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859" cy="27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E905" w14:textId="397B18D9" w:rsidR="00F47DDF" w:rsidRDefault="00EF7435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8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特异性引物设计输入界面</w:t>
      </w:r>
    </w:p>
    <w:p w14:paraId="2A18FCF5" w14:textId="77777777" w:rsidR="00EF7435" w:rsidRDefault="00EF7435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3DF18DF7" w14:textId="41C7DEDC" w:rsidR="00F50E75" w:rsidRDefault="00FA0AE0" w:rsidP="00FA0A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自定义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barcode</w:t>
      </w:r>
    </w:p>
    <w:p w14:paraId="5B639A75" w14:textId="532D2986" w:rsidR="00D9779C" w:rsidRPr="00D9779C" w:rsidRDefault="00D27363" w:rsidP="00857F4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虽然</w:t>
      </w:r>
      <w:r w:rsidR="003F41D2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提供了</w:t>
      </w:r>
      <w:r>
        <w:rPr>
          <w:rFonts w:ascii="Times New Roman" w:eastAsia="宋体" w:hAnsi="Times New Roman" w:cs="Times New Roman" w:hint="eastAsia"/>
          <w:sz w:val="24"/>
          <w:szCs w:val="28"/>
        </w:rPr>
        <w:t>96</w:t>
      </w:r>
      <w:r>
        <w:rPr>
          <w:rFonts w:ascii="Times New Roman" w:eastAsia="宋体" w:hAnsi="Times New Roman" w:cs="Times New Roman" w:hint="eastAsia"/>
          <w:sz w:val="24"/>
          <w:szCs w:val="28"/>
        </w:rPr>
        <w:t>个孔</w:t>
      </w:r>
      <w:r w:rsidR="00353B9C">
        <w:rPr>
          <w:rFonts w:ascii="Times New Roman" w:eastAsia="宋体" w:hAnsi="Times New Roman" w:cs="Times New Roman" w:hint="eastAsia"/>
          <w:sz w:val="24"/>
          <w:szCs w:val="28"/>
        </w:rPr>
        <w:t>位置</w:t>
      </w:r>
      <w:r>
        <w:rPr>
          <w:rFonts w:ascii="Times New Roman" w:eastAsia="宋体" w:hAnsi="Times New Roman" w:cs="Times New Roman" w:hint="eastAsia"/>
          <w:sz w:val="24"/>
          <w:szCs w:val="28"/>
        </w:rPr>
        <w:t>barcod</w:t>
      </w:r>
      <w:r w:rsidR="004835B5">
        <w:rPr>
          <w:rFonts w:ascii="Times New Roman" w:eastAsia="宋体" w:hAnsi="Times New Roman" w:cs="Times New Roman"/>
          <w:sz w:val="24"/>
          <w:szCs w:val="28"/>
        </w:rPr>
        <w:t>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96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个板</w:t>
      </w:r>
      <w:r w:rsidR="00353B9C">
        <w:rPr>
          <w:rFonts w:ascii="Times New Roman" w:eastAsia="宋体" w:hAnsi="Times New Roman" w:cs="Times New Roman" w:hint="eastAsia"/>
          <w:sz w:val="24"/>
          <w:szCs w:val="28"/>
        </w:rPr>
        <w:t>编号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，但用户可以根据自己需求重新定义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中使用的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序列。打开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选择框后，通过双击各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353B9C">
        <w:rPr>
          <w:rFonts w:ascii="Times New Roman" w:eastAsia="宋体" w:hAnsi="Times New Roman" w:cs="Times New Roman" w:hint="eastAsia"/>
          <w:sz w:val="24"/>
          <w:szCs w:val="28"/>
        </w:rPr>
        <w:t>9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，或者点击菜单栏“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Setting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”下拉框的“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Setting the default barcodes sequence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（批量修改）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，可以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设置用户自己定义的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61A6C95A" w14:textId="72A24B73" w:rsidR="00037DC3" w:rsidRDefault="00037DC3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981AEB4" wp14:editId="1647A171">
            <wp:extent cx="2697786" cy="4003919"/>
            <wp:effectExtent l="0" t="0" r="7620" b="0"/>
            <wp:docPr id="427880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37" cy="400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11F45" w14:textId="6536D2D4" w:rsidR="00EF7435" w:rsidRDefault="00EF7435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del w:id="132" w:author="xianrong xie" w:date="2024-07-20T16:52:00Z">
        <w:r w:rsidR="007F7889" w:rsidDel="00D11E19">
          <w:rPr>
            <w:rFonts w:ascii="Times New Roman" w:eastAsia="宋体" w:hAnsi="Times New Roman" w:cs="Times New Roman" w:hint="eastAsia"/>
            <w:sz w:val="24"/>
            <w:szCs w:val="28"/>
          </w:rPr>
          <w:delText xml:space="preserve">8 </w:delText>
        </w:r>
      </w:del>
      <w:ins w:id="133" w:author="xianrong xie" w:date="2024-07-20T16:52:00Z">
        <w:r w:rsidR="00D11E19">
          <w:rPr>
            <w:rFonts w:ascii="Times New Roman" w:eastAsia="宋体" w:hAnsi="Times New Roman" w:cs="Times New Roman" w:hint="eastAsia"/>
            <w:sz w:val="24"/>
            <w:szCs w:val="28"/>
          </w:rPr>
          <w:t xml:space="preserve">9 </w:t>
        </w:r>
      </w:ins>
      <w:r w:rsidR="004835B5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选择框修改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序列</w:t>
      </w:r>
    </w:p>
    <w:p w14:paraId="1DBE3AAB" w14:textId="77777777" w:rsidR="00EF7435" w:rsidRDefault="00EF7435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7A3D8275" w14:textId="7D06D156" w:rsidR="008E23FE" w:rsidRDefault="008E23FE" w:rsidP="008E23F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在扩增子中的位置设定</w:t>
      </w:r>
    </w:p>
    <w:p w14:paraId="2A6E0BB1" w14:textId="423C9E66" w:rsidR="00341D2F" w:rsidRDefault="00D154FD" w:rsidP="00D154FD">
      <w:pPr>
        <w:spacing w:line="360" w:lineRule="auto"/>
        <w:ind w:leftChars="100" w:left="210"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为提高程序的运行速度，</w:t>
      </w:r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采用了根据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在扩增子所在位置提取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其序列，从而</w:t>
      </w:r>
      <w:r>
        <w:rPr>
          <w:rFonts w:ascii="Times New Roman" w:eastAsia="宋体" w:hAnsi="Times New Roman" w:cs="Times New Roman" w:hint="eastAsia"/>
          <w:sz w:val="24"/>
          <w:szCs w:val="28"/>
        </w:rPr>
        <w:t>判定</w:t>
      </w:r>
      <w:r>
        <w:rPr>
          <w:rFonts w:ascii="Times New Roman" w:eastAsia="宋体" w:hAnsi="Times New Roman" w:cs="Times New Roman" w:hint="eastAsia"/>
          <w:sz w:val="24"/>
          <w:szCs w:val="28"/>
        </w:rPr>
        <w:t>reads</w:t>
      </w:r>
      <w:r>
        <w:rPr>
          <w:rFonts w:ascii="Times New Roman" w:eastAsia="宋体" w:hAnsi="Times New Roman" w:cs="Times New Roman" w:hint="eastAsia"/>
          <w:sz w:val="24"/>
          <w:szCs w:val="28"/>
        </w:rPr>
        <w:t>对应样本。如果用户修改了</w:t>
      </w:r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的位置，可以通过</w:t>
      </w:r>
      <w:r>
        <w:rPr>
          <w:rFonts w:ascii="Times New Roman" w:eastAsia="宋体" w:hAnsi="Times New Roman" w:cs="Times New Roman" w:hint="eastAsia"/>
          <w:sz w:val="24"/>
          <w:szCs w:val="28"/>
        </w:rPr>
        <w:t>“</w:t>
      </w:r>
      <w:r>
        <w:rPr>
          <w:rFonts w:ascii="Times New Roman" w:eastAsia="宋体" w:hAnsi="Times New Roman" w:cs="Times New Roman" w:hint="eastAsia"/>
          <w:sz w:val="24"/>
          <w:szCs w:val="28"/>
        </w:rPr>
        <w:t>Setting</w:t>
      </w:r>
      <w:r>
        <w:rPr>
          <w:rFonts w:ascii="Times New Roman" w:eastAsia="宋体" w:hAnsi="Times New Roman" w:cs="Times New Roman" w:hint="eastAsia"/>
          <w:sz w:val="24"/>
          <w:szCs w:val="28"/>
        </w:rPr>
        <w:t>”下拉框的“</w:t>
      </w:r>
      <w:r>
        <w:rPr>
          <w:rFonts w:ascii="Times New Roman" w:eastAsia="宋体" w:hAnsi="Times New Roman" w:cs="Times New Roman" w:hint="eastAsia"/>
          <w:sz w:val="24"/>
          <w:szCs w:val="28"/>
        </w:rPr>
        <w:t>Setting the barcodes position and length</w:t>
      </w:r>
      <w:r>
        <w:rPr>
          <w:rFonts w:ascii="Times New Roman" w:eastAsia="宋体" w:hAnsi="Times New Roman" w:cs="Times New Roman" w:hint="eastAsia"/>
          <w:sz w:val="24"/>
          <w:szCs w:val="28"/>
        </w:rPr>
        <w:t>”的对话框中重新设置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所在位置和长度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del w:id="134" w:author="xianrong xie" w:date="2024-07-20T16:52:00Z">
        <w:r w:rsidR="007F7889" w:rsidDel="00D11E19">
          <w:rPr>
            <w:rFonts w:ascii="Times New Roman" w:eastAsia="宋体" w:hAnsi="Times New Roman" w:cs="Times New Roman" w:hint="eastAsia"/>
            <w:sz w:val="24"/>
            <w:szCs w:val="28"/>
          </w:rPr>
          <w:delText>9</w:delText>
        </w:r>
      </w:del>
      <w:ins w:id="135" w:author="xianrong xie" w:date="2024-07-20T16:52:00Z">
        <w:r w:rsidR="00D11E19">
          <w:rPr>
            <w:rFonts w:ascii="Times New Roman" w:eastAsia="宋体" w:hAnsi="Times New Roman" w:cs="Times New Roman" w:hint="eastAsia"/>
            <w:sz w:val="24"/>
            <w:szCs w:val="28"/>
          </w:rPr>
          <w:t>10</w:t>
        </w:r>
      </w:ins>
      <w:r w:rsidR="00EF7435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176278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5688D0C2" w14:textId="7AD0D8B3" w:rsidR="00176278" w:rsidRDefault="00176278" w:rsidP="00176278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58C67E54" w14:textId="2E428357" w:rsidR="00037DC3" w:rsidRDefault="00A43D5D" w:rsidP="00A43D5D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1E9DE083" wp14:editId="42F25F60">
            <wp:extent cx="2450123" cy="1961693"/>
            <wp:effectExtent l="0" t="0" r="7620" b="635"/>
            <wp:docPr id="998457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784" cy="196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B1142F" w14:textId="29BFD5BD" w:rsidR="00EF7435" w:rsidRDefault="00EF7435" w:rsidP="00A43D5D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ins w:id="136" w:author="xianrong xie" w:date="2024-07-20T16:52:00Z">
        <w:r w:rsidR="00D11E19">
          <w:rPr>
            <w:rFonts w:ascii="Times New Roman" w:eastAsia="宋体" w:hAnsi="Times New Roman" w:cs="Times New Roman" w:hint="eastAsia"/>
            <w:sz w:val="24"/>
            <w:szCs w:val="28"/>
          </w:rPr>
          <w:t>10</w:t>
        </w:r>
      </w:ins>
      <w:del w:id="137" w:author="xianrong xie" w:date="2024-07-20T16:52:00Z">
        <w:r w:rsidR="007F7889" w:rsidDel="00D11E19">
          <w:rPr>
            <w:rFonts w:ascii="Times New Roman" w:eastAsia="宋体" w:hAnsi="Times New Roman" w:cs="Times New Roman" w:hint="eastAsia"/>
            <w:sz w:val="24"/>
            <w:szCs w:val="28"/>
          </w:rPr>
          <w:delText>9</w:delText>
        </w:r>
      </w:del>
      <w:r w:rsidR="007F7889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序列位置设定界面</w:t>
      </w:r>
    </w:p>
    <w:p w14:paraId="0906C5C0" w14:textId="77777777" w:rsidR="00EF7435" w:rsidRDefault="00EF7435" w:rsidP="00A43D5D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0063398A" w14:textId="0E181428" w:rsidR="00681E1A" w:rsidRDefault="00B54EE0" w:rsidP="00681E1A">
      <w:pPr>
        <w:spacing w:line="360" w:lineRule="auto"/>
        <w:ind w:leftChars="100" w:left="21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681E1A">
        <w:rPr>
          <w:rFonts w:ascii="Times New Roman" w:eastAsia="宋体" w:hAnsi="Times New Roman" w:cs="Times New Roman" w:hint="eastAsia"/>
          <w:sz w:val="24"/>
          <w:szCs w:val="28"/>
        </w:rPr>
        <w:t>原始测序文件去除接头和</w:t>
      </w:r>
      <w:r>
        <w:rPr>
          <w:rFonts w:ascii="Times New Roman" w:eastAsia="宋体" w:hAnsi="Times New Roman" w:cs="Times New Roman" w:hint="eastAsia"/>
          <w:sz w:val="24"/>
          <w:szCs w:val="28"/>
        </w:rPr>
        <w:t>过滤</w:t>
      </w:r>
    </w:p>
    <w:p w14:paraId="3FB6EE46" w14:textId="32A8A9E2" w:rsidR="007D1DEC" w:rsidRDefault="00B54EE0" w:rsidP="00B84A61">
      <w:pPr>
        <w:spacing w:line="360" w:lineRule="auto"/>
        <w:ind w:leftChars="100" w:left="210"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绝大多数测序服务</w:t>
      </w:r>
      <w:r w:rsidR="00353B9C">
        <w:rPr>
          <w:rFonts w:ascii="Times New Roman" w:eastAsia="宋体" w:hAnsi="Times New Roman" w:cs="Times New Roman" w:hint="eastAsia"/>
          <w:sz w:val="24"/>
          <w:szCs w:val="28"/>
        </w:rPr>
        <w:t>公司</w:t>
      </w:r>
      <w:r>
        <w:rPr>
          <w:rFonts w:ascii="Times New Roman" w:eastAsia="宋体" w:hAnsi="Times New Roman" w:cs="Times New Roman" w:hint="eastAsia"/>
          <w:sz w:val="24"/>
          <w:szCs w:val="28"/>
        </w:rPr>
        <w:t>会提供经去除接头和过滤后的</w:t>
      </w:r>
      <w:r>
        <w:rPr>
          <w:rFonts w:ascii="Times New Roman" w:eastAsia="宋体" w:hAnsi="Times New Roman" w:cs="Times New Roman" w:hint="eastAsia"/>
          <w:sz w:val="24"/>
          <w:szCs w:val="28"/>
        </w:rPr>
        <w:t>Clean reads</w:t>
      </w:r>
      <w:r>
        <w:rPr>
          <w:rFonts w:ascii="Times New Roman" w:eastAsia="宋体" w:hAnsi="Times New Roman" w:cs="Times New Roman" w:hint="eastAsia"/>
          <w:sz w:val="24"/>
          <w:szCs w:val="28"/>
        </w:rPr>
        <w:t>文件。如果提供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是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Raw data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数据，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提供了测序数据质控以及去除接头</w:t>
      </w:r>
      <w:r w:rsidR="0099613D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的功能，</w:t>
      </w:r>
      <w:r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菜单</w:t>
      </w:r>
      <w:r>
        <w:rPr>
          <w:rFonts w:ascii="Times New Roman" w:eastAsia="宋体" w:hAnsi="Times New Roman" w:cs="Times New Roman" w:hint="eastAsia"/>
          <w:sz w:val="24"/>
          <w:szCs w:val="28"/>
        </w:rPr>
        <w:t>栏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Plugin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”</w:t>
      </w:r>
      <w:r>
        <w:rPr>
          <w:rFonts w:ascii="Times New Roman" w:eastAsia="宋体" w:hAnsi="Times New Roman" w:cs="Times New Roman" w:hint="eastAsia"/>
          <w:sz w:val="24"/>
          <w:szCs w:val="28"/>
        </w:rPr>
        <w:t>下拉框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中的“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Quality control for sequencing files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”</w:t>
      </w:r>
      <w:r>
        <w:rPr>
          <w:rFonts w:ascii="Times New Roman" w:eastAsia="宋体" w:hAnsi="Times New Roman" w:cs="Times New Roman" w:hint="eastAsia"/>
          <w:sz w:val="24"/>
          <w:szCs w:val="28"/>
        </w:rPr>
        <w:t>功能，打开该功能（图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2-1</w:t>
      </w:r>
      <w:ins w:id="138" w:author="xianrong xie" w:date="2024-07-20T16:52:00Z">
        <w:r w:rsidR="00D11E19">
          <w:rPr>
            <w:rFonts w:ascii="Times New Roman" w:eastAsia="宋体" w:hAnsi="Times New Roman" w:cs="Times New Roman" w:hint="eastAsia"/>
            <w:sz w:val="24"/>
            <w:szCs w:val="28"/>
          </w:rPr>
          <w:t>1</w:t>
        </w:r>
      </w:ins>
      <w:del w:id="139" w:author="xianrong xie" w:date="2024-07-20T16:52:00Z">
        <w:r w:rsidR="007F7889" w:rsidDel="00D11E19">
          <w:rPr>
            <w:rFonts w:ascii="Times New Roman" w:eastAsia="宋体" w:hAnsi="Times New Roman" w:cs="Times New Roman" w:hint="eastAsia"/>
            <w:sz w:val="24"/>
            <w:szCs w:val="28"/>
          </w:rPr>
          <w:delText>0</w:delText>
        </w:r>
      </w:del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程序会自动对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输入</w:t>
      </w:r>
      <w:r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测序文件</w:t>
      </w:r>
      <w:r>
        <w:rPr>
          <w:rFonts w:ascii="Times New Roman" w:eastAsia="宋体" w:hAnsi="Times New Roman" w:cs="Times New Roman" w:hint="eastAsia"/>
          <w:sz w:val="24"/>
          <w:szCs w:val="28"/>
        </w:rPr>
        <w:t>进行低质量</w:t>
      </w:r>
      <w:r>
        <w:rPr>
          <w:rFonts w:ascii="Times New Roman" w:eastAsia="宋体" w:hAnsi="Times New Roman" w:cs="Times New Roman" w:hint="eastAsia"/>
          <w:sz w:val="24"/>
          <w:szCs w:val="28"/>
        </w:rPr>
        <w:t>reads</w:t>
      </w:r>
      <w:r>
        <w:rPr>
          <w:rFonts w:ascii="Times New Roman" w:eastAsia="宋体" w:hAnsi="Times New Roman" w:cs="Times New Roman" w:hint="eastAsia"/>
          <w:sz w:val="24"/>
          <w:szCs w:val="28"/>
        </w:rPr>
        <w:t>的过滤，以及依据用户提供的接头序列去除接头</w:t>
      </w:r>
      <w:r w:rsidR="0099613D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输出</w:t>
      </w:r>
      <w:r>
        <w:rPr>
          <w:rFonts w:ascii="Times New Roman" w:eastAsia="宋体" w:hAnsi="Times New Roman" w:cs="Times New Roman" w:hint="eastAsia"/>
          <w:sz w:val="24"/>
          <w:szCs w:val="28"/>
        </w:rPr>
        <w:t>Clean reads</w:t>
      </w:r>
      <w:r>
        <w:rPr>
          <w:rFonts w:ascii="Times New Roman" w:eastAsia="宋体" w:hAnsi="Times New Roman" w:cs="Times New Roman" w:hint="eastAsia"/>
          <w:sz w:val="24"/>
          <w:szCs w:val="28"/>
        </w:rPr>
        <w:t>和质控报告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7B91EA52" w14:textId="6DBE0EA8" w:rsidR="00037DC3" w:rsidRDefault="00A43D5D" w:rsidP="00A43D5D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BAEE258" wp14:editId="5E7FF3EF">
            <wp:extent cx="3011805" cy="3152140"/>
            <wp:effectExtent l="0" t="0" r="0" b="0"/>
            <wp:docPr id="15671485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FA842" w14:textId="1FDE50CF" w:rsidR="00EF7435" w:rsidRDefault="00EF7435" w:rsidP="00A43D5D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2-1</w:t>
      </w:r>
      <w:ins w:id="140" w:author="xianrong xie" w:date="2024-07-20T16:52:00Z">
        <w:r w:rsidR="00D11E19">
          <w:rPr>
            <w:rFonts w:ascii="Times New Roman" w:eastAsia="宋体" w:hAnsi="Times New Roman" w:cs="Times New Roman" w:hint="eastAsia"/>
            <w:sz w:val="24"/>
            <w:szCs w:val="28"/>
          </w:rPr>
          <w:t>1</w:t>
        </w:r>
      </w:ins>
      <w:del w:id="141" w:author="xianrong xie" w:date="2024-07-20T16:52:00Z">
        <w:r w:rsidR="007F7889" w:rsidDel="00D11E19">
          <w:rPr>
            <w:rFonts w:ascii="Times New Roman" w:eastAsia="宋体" w:hAnsi="Times New Roman" w:cs="Times New Roman" w:hint="eastAsia"/>
            <w:sz w:val="24"/>
            <w:szCs w:val="28"/>
          </w:rPr>
          <w:delText>0</w:delText>
        </w:r>
      </w:del>
      <w:r>
        <w:rPr>
          <w:rFonts w:ascii="Times New Roman" w:eastAsia="宋体" w:hAnsi="Times New Roman" w:cs="Times New Roman" w:hint="eastAsia"/>
          <w:sz w:val="24"/>
          <w:szCs w:val="28"/>
        </w:rPr>
        <w:t xml:space="preserve"> 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质控以及接头去除设置界面</w:t>
      </w:r>
    </w:p>
    <w:p w14:paraId="1523AF50" w14:textId="08AB8AA4" w:rsidR="00AC32AC" w:rsidRDefault="00B54EE0" w:rsidP="00681E1A">
      <w:pPr>
        <w:spacing w:line="360" w:lineRule="auto"/>
        <w:ind w:leftChars="100" w:left="21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iv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C32AC">
        <w:rPr>
          <w:rFonts w:ascii="Times New Roman" w:eastAsia="宋体" w:hAnsi="Times New Roman" w:cs="Times New Roman" w:hint="eastAsia"/>
          <w:sz w:val="24"/>
          <w:szCs w:val="28"/>
        </w:rPr>
        <w:t>单样本文库</w:t>
      </w:r>
      <w:r w:rsidR="00A43D5D">
        <w:rPr>
          <w:rFonts w:ascii="Times New Roman" w:eastAsia="宋体" w:hAnsi="Times New Roman" w:cs="Times New Roman" w:hint="eastAsia"/>
          <w:sz w:val="24"/>
          <w:szCs w:val="28"/>
        </w:rPr>
        <w:t>检测</w:t>
      </w:r>
    </w:p>
    <w:p w14:paraId="42BEA5BA" w14:textId="2463ADCC" w:rsidR="00C86AD8" w:rsidRDefault="00C86AD8" w:rsidP="00776EA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对于单个样本建库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（即扩增靶点序列后直接建库，不进行混样）</w:t>
      </w:r>
      <w:r>
        <w:rPr>
          <w:rFonts w:ascii="Times New Roman" w:eastAsia="宋体" w:hAnsi="Times New Roman" w:cs="Times New Roman" w:hint="eastAsia"/>
          <w:sz w:val="24"/>
          <w:szCs w:val="28"/>
        </w:rPr>
        <w:t>的测序数据，</w:t>
      </w:r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提供了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从</w:t>
      </w:r>
      <w:r>
        <w:rPr>
          <w:rFonts w:ascii="Times New Roman" w:eastAsia="宋体" w:hAnsi="Times New Roman" w:cs="Times New Roman" w:hint="eastAsia"/>
          <w:sz w:val="24"/>
          <w:szCs w:val="28"/>
        </w:rPr>
        <w:t>单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个</w:t>
      </w:r>
      <w:r>
        <w:rPr>
          <w:rFonts w:ascii="Times New Roman" w:eastAsia="宋体" w:hAnsi="Times New Roman" w:cs="Times New Roman" w:hint="eastAsia"/>
          <w:sz w:val="24"/>
          <w:szCs w:val="28"/>
        </w:rPr>
        <w:t>样本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文库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分析突变的功能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>
        <w:rPr>
          <w:rFonts w:ascii="Times New Roman" w:eastAsia="宋体" w:hAnsi="Times New Roman" w:cs="Times New Roman" w:hint="eastAsia"/>
          <w:sz w:val="24"/>
          <w:szCs w:val="28"/>
        </w:rPr>
        <w:t>菜单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栏的</w:t>
      </w:r>
      <w:r>
        <w:rPr>
          <w:rFonts w:ascii="Times New Roman" w:eastAsia="宋体" w:hAnsi="Times New Roman" w:cs="Times New Roman" w:hint="eastAsia"/>
          <w:sz w:val="24"/>
          <w:szCs w:val="28"/>
        </w:rPr>
        <w:t>“</w:t>
      </w:r>
      <w:r>
        <w:rPr>
          <w:rFonts w:ascii="Times New Roman" w:eastAsia="宋体" w:hAnsi="Times New Roman" w:cs="Times New Roman" w:hint="eastAsia"/>
          <w:sz w:val="24"/>
          <w:szCs w:val="28"/>
        </w:rPr>
        <w:t>Plugin</w:t>
      </w:r>
      <w:r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下拉框</w:t>
      </w:r>
      <w:r>
        <w:rPr>
          <w:rFonts w:ascii="Times New Roman" w:eastAsia="宋体" w:hAnsi="Times New Roman" w:cs="Times New Roman" w:hint="eastAsia"/>
          <w:sz w:val="24"/>
          <w:szCs w:val="28"/>
        </w:rPr>
        <w:t>中</w:t>
      </w: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的“</w:t>
      </w:r>
      <w:r>
        <w:rPr>
          <w:rFonts w:ascii="Times New Roman" w:eastAsia="宋体" w:hAnsi="Times New Roman" w:cs="Times New Roman" w:hint="eastAsia"/>
          <w:sz w:val="24"/>
          <w:szCs w:val="28"/>
        </w:rPr>
        <w:t>Mutation analysis for single sample</w:t>
      </w:r>
      <w:r>
        <w:rPr>
          <w:rFonts w:ascii="Times New Roman" w:eastAsia="宋体" w:hAnsi="Times New Roman" w:cs="Times New Roman" w:hint="eastAsia"/>
          <w:sz w:val="24"/>
          <w:szCs w:val="28"/>
        </w:rPr>
        <w:t>”，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打开该功能（图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2-1</w:t>
      </w:r>
      <w:ins w:id="142" w:author="xianrong xie" w:date="2024-07-20T16:52:00Z">
        <w:r w:rsidR="00D11E19">
          <w:rPr>
            <w:rFonts w:ascii="Times New Roman" w:eastAsia="宋体" w:hAnsi="Times New Roman" w:cs="Times New Roman" w:hint="eastAsia"/>
            <w:sz w:val="24"/>
            <w:szCs w:val="28"/>
          </w:rPr>
          <w:t>2</w:t>
        </w:r>
      </w:ins>
      <w:del w:id="143" w:author="xianrong xie" w:date="2024-07-20T16:52:00Z">
        <w:r w:rsidR="007F7889" w:rsidDel="00D11E19">
          <w:rPr>
            <w:rFonts w:ascii="Times New Roman" w:eastAsia="宋体" w:hAnsi="Times New Roman" w:cs="Times New Roman" w:hint="eastAsia"/>
            <w:sz w:val="24"/>
            <w:szCs w:val="28"/>
          </w:rPr>
          <w:delText>1</w:delText>
        </w:r>
      </w:del>
      <w:r w:rsidR="00B54EE0">
        <w:rPr>
          <w:rFonts w:ascii="Times New Roman" w:eastAsia="宋体" w:hAnsi="Times New Roman" w:cs="Times New Roman" w:hint="eastAsia"/>
          <w:sz w:val="24"/>
          <w:szCs w:val="28"/>
        </w:rPr>
        <w:t>）。程序会根据</w:t>
      </w:r>
      <w:r>
        <w:rPr>
          <w:rFonts w:ascii="Times New Roman" w:eastAsia="宋体" w:hAnsi="Times New Roman" w:cs="Times New Roman" w:hint="eastAsia"/>
          <w:sz w:val="24"/>
          <w:szCs w:val="28"/>
        </w:rPr>
        <w:t>输入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参考序列、靶点序列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（可选）</w:t>
      </w:r>
      <w:r>
        <w:rPr>
          <w:rFonts w:ascii="Times New Roman" w:eastAsia="宋体" w:hAnsi="Times New Roman" w:cs="Times New Roman" w:hint="eastAsia"/>
          <w:sz w:val="24"/>
          <w:szCs w:val="28"/>
        </w:rPr>
        <w:t>以及测序文件，快速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分析样本</w:t>
      </w:r>
      <w:r>
        <w:rPr>
          <w:rFonts w:ascii="Times New Roman" w:eastAsia="宋体" w:hAnsi="Times New Roman" w:cs="Times New Roman" w:hint="eastAsia"/>
          <w:sz w:val="24"/>
          <w:szCs w:val="28"/>
        </w:rPr>
        <w:t>的突变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情况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F10FC8D" w14:textId="77777777" w:rsidR="00EF7435" w:rsidRDefault="00EF7435" w:rsidP="00776EA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p w14:paraId="74412E59" w14:textId="039A5D2E" w:rsidR="00AC32AC" w:rsidRDefault="00C86AD8" w:rsidP="00C86AD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FAB2DB7" wp14:editId="236F8423">
            <wp:extent cx="3271520" cy="3350112"/>
            <wp:effectExtent l="0" t="0" r="5080" b="3175"/>
            <wp:docPr id="169710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922" cy="3353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C7E6FE" w14:textId="316F26DF" w:rsidR="00EF7435" w:rsidRDefault="00EF7435" w:rsidP="00C86AD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2-1</w:t>
      </w:r>
      <w:ins w:id="144" w:author="xianrong xie" w:date="2024-07-20T16:52:00Z">
        <w:r w:rsidR="00D11E19">
          <w:rPr>
            <w:rFonts w:ascii="Times New Roman" w:eastAsia="宋体" w:hAnsi="Times New Roman" w:cs="Times New Roman" w:hint="eastAsia"/>
            <w:sz w:val="24"/>
            <w:szCs w:val="28"/>
          </w:rPr>
          <w:t>2</w:t>
        </w:r>
      </w:ins>
      <w:del w:id="145" w:author="xianrong xie" w:date="2024-07-20T16:52:00Z">
        <w:r w:rsidR="007F7889" w:rsidDel="00D11E19">
          <w:rPr>
            <w:rFonts w:ascii="Times New Roman" w:eastAsia="宋体" w:hAnsi="Times New Roman" w:cs="Times New Roman" w:hint="eastAsia"/>
            <w:sz w:val="24"/>
            <w:szCs w:val="28"/>
          </w:rPr>
          <w:delText>1</w:delText>
        </w:r>
      </w:del>
      <w:r>
        <w:rPr>
          <w:rFonts w:ascii="Times New Roman" w:eastAsia="宋体" w:hAnsi="Times New Roman" w:cs="Times New Roman" w:hint="eastAsia"/>
          <w:sz w:val="24"/>
          <w:szCs w:val="28"/>
        </w:rPr>
        <w:t xml:space="preserve"> 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单样本文库输入界面</w:t>
      </w:r>
    </w:p>
    <w:p w14:paraId="2CEF340B" w14:textId="77777777" w:rsidR="000D3C4C" w:rsidRDefault="000D3C4C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756BE556" w14:textId="77777777" w:rsidR="00D25873" w:rsidRDefault="00D25873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7DC604C4" w14:textId="77777777" w:rsidR="00D25873" w:rsidRDefault="00D25873">
      <w:pPr>
        <w:widowControl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br w:type="page"/>
      </w:r>
    </w:p>
    <w:p w14:paraId="4C4863C2" w14:textId="73D8988E" w:rsidR="00C74D4C" w:rsidRPr="00166C73" w:rsidRDefault="00C74D4C" w:rsidP="00C74D4C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lastRenderedPageBreak/>
        <w:t>四</w:t>
      </w:r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La</w:t>
      </w:r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Decode</w:t>
      </w:r>
      <w:r w:rsidR="0011324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长片段</w:t>
      </w:r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混合扩增子文库</w:t>
      </w:r>
      <w:r w:rsidR="0098590C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的</w:t>
      </w:r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制备和分析</w:t>
      </w:r>
    </w:p>
    <w:p w14:paraId="1ABD0077" w14:textId="31F4BBC7" w:rsidR="00871736" w:rsidRDefault="000D3C4C" w:rsidP="00A20FA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对于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特定目标序列内含有多个靶点同时编辑时，例如平铺删除、饱和突变等</w:t>
      </w:r>
      <w:r w:rsidR="00FF3262">
        <w:rPr>
          <w:rFonts w:ascii="Times New Roman" w:eastAsia="宋体" w:hAnsi="Times New Roman" w:cs="Times New Roman" w:hint="eastAsia"/>
          <w:sz w:val="24"/>
          <w:szCs w:val="28"/>
        </w:rPr>
        <w:t>应用场景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3D0666">
        <w:rPr>
          <w:rFonts w:ascii="Times New Roman" w:eastAsia="宋体" w:hAnsi="Times New Roman" w:cs="Times New Roman" w:hint="eastAsia"/>
          <w:sz w:val="24"/>
          <w:szCs w:val="28"/>
        </w:rPr>
        <w:t>多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靶点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之间</w:t>
      </w:r>
      <w:r w:rsidR="00FF3262">
        <w:rPr>
          <w:rFonts w:ascii="Times New Roman" w:eastAsia="宋体" w:hAnsi="Times New Roman" w:cs="Times New Roman" w:hint="eastAsia"/>
          <w:sz w:val="24"/>
          <w:szCs w:val="28"/>
        </w:rPr>
        <w:t>往往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会产生复杂的突变类型，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导致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利用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测序或者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难以检测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其突变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FF3262"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 w:rsidR="00FF3262">
        <w:rPr>
          <w:rFonts w:ascii="Times New Roman" w:eastAsia="宋体" w:hAnsi="Times New Roman" w:cs="Times New Roman" w:hint="eastAsia"/>
          <w:sz w:val="24"/>
          <w:szCs w:val="28"/>
        </w:rPr>
        <w:t>利用三代测序（单分子测序</w:t>
      </w:r>
      <w:r w:rsidR="000D5065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0D5065">
        <w:rPr>
          <w:rFonts w:ascii="Times New Roman" w:eastAsia="宋体" w:hAnsi="Times New Roman" w:cs="Times New Roman" w:hint="eastAsia"/>
          <w:sz w:val="24"/>
          <w:szCs w:val="28"/>
        </w:rPr>
        <w:t>TGS</w:t>
      </w:r>
      <w:r w:rsidR="00FF3262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具有长读长的特点，</w:t>
      </w:r>
      <w:r w:rsidR="00FF3262">
        <w:rPr>
          <w:rFonts w:ascii="Times New Roman" w:eastAsia="宋体" w:hAnsi="Times New Roman" w:cs="Times New Roman" w:hint="eastAsia"/>
          <w:sz w:val="24"/>
          <w:szCs w:val="28"/>
        </w:rPr>
        <w:t>对包含整个靶点区的长片段扩增子进行测序，从而获得</w:t>
      </w:r>
      <w:r w:rsidR="00357E88">
        <w:rPr>
          <w:rFonts w:ascii="Times New Roman" w:eastAsia="宋体" w:hAnsi="Times New Roman" w:cs="Times New Roman" w:hint="eastAsia"/>
          <w:sz w:val="24"/>
          <w:szCs w:val="28"/>
        </w:rPr>
        <w:t>靶点的突变序列和每个等位的单倍型。</w:t>
      </w:r>
    </w:p>
    <w:p w14:paraId="7713AF7E" w14:textId="75700264" w:rsidR="00F50E75" w:rsidRPr="00357E88" w:rsidRDefault="00357E88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357E8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1</w:t>
      </w:r>
      <w:r w:rsidRPr="00357E8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F50E75" w:rsidRPr="00357E8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LaDecode</w:t>
      </w:r>
      <w:r w:rsidR="00F50E75" w:rsidRPr="00357E8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长片段扩增子文库构建</w:t>
      </w:r>
    </w:p>
    <w:p w14:paraId="679BD7FF" w14:textId="73467C73" w:rsidR="00357E88" w:rsidRDefault="00357E88" w:rsidP="00357E8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>
        <w:rPr>
          <w:rFonts w:ascii="Times New Roman" w:eastAsia="宋体" w:hAnsi="Times New Roman" w:cs="Times New Roman" w:hint="eastAsia"/>
          <w:sz w:val="24"/>
          <w:szCs w:val="28"/>
        </w:rPr>
        <w:t>的建库方法与</w:t>
      </w:r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r>
        <w:rPr>
          <w:rFonts w:ascii="Times New Roman" w:eastAsia="宋体" w:hAnsi="Times New Roman" w:cs="Times New Roman" w:hint="eastAsia"/>
          <w:sz w:val="24"/>
          <w:szCs w:val="28"/>
        </w:rPr>
        <w:t>类似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，通过两轮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反应，在包含多个靶点的目的片段的扩增子两端添加一对特异的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序列，混合所有样本的扩增产物后，进行</w:t>
      </w:r>
      <w:r w:rsidR="00F82C18">
        <w:rPr>
          <w:rFonts w:ascii="Times New Roman" w:eastAsia="宋体" w:hAnsi="Times New Roman" w:cs="Times New Roman" w:hint="eastAsia"/>
          <w:sz w:val="24"/>
          <w:szCs w:val="28"/>
        </w:rPr>
        <w:t>TGS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3-1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。但存在一些区别，包括：因扩增的靶点序列较长，</w:t>
      </w:r>
      <w:r w:rsidR="002C1DE8">
        <w:rPr>
          <w:rFonts w:ascii="Times New Roman" w:eastAsia="宋体" w:hAnsi="Times New Roman" w:cs="Times New Roman" w:hint="eastAsia"/>
          <w:sz w:val="24"/>
          <w:szCs w:val="28"/>
        </w:rPr>
        <w:t>第一轮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特异引物</w:t>
      </w:r>
      <w:r w:rsidR="002C1DE8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设计和扩增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更为严格；因三代测序存在较高的错误率，因此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barocde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序列设置</w:t>
      </w:r>
      <w:r w:rsidR="0009583A">
        <w:rPr>
          <w:rFonts w:ascii="Times New Roman" w:eastAsia="宋体" w:hAnsi="Times New Roman" w:cs="Times New Roman" w:hint="eastAsia"/>
          <w:sz w:val="24"/>
          <w:szCs w:val="28"/>
        </w:rPr>
        <w:t>得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更长；三代测序的接头</w:t>
      </w:r>
      <w:r w:rsidR="002C1DE8">
        <w:rPr>
          <w:rFonts w:ascii="Times New Roman" w:eastAsia="宋体" w:hAnsi="Times New Roman" w:cs="Times New Roman" w:hint="eastAsia"/>
          <w:sz w:val="24"/>
          <w:szCs w:val="28"/>
        </w:rPr>
        <w:t>比较特殊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，由</w:t>
      </w:r>
      <w:r w:rsidR="0009583A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公司完成加接头的</w:t>
      </w:r>
      <w:r w:rsidR="0009583A">
        <w:rPr>
          <w:rFonts w:ascii="Times New Roman" w:eastAsia="宋体" w:hAnsi="Times New Roman" w:cs="Times New Roman" w:hint="eastAsia"/>
          <w:sz w:val="24"/>
          <w:szCs w:val="28"/>
        </w:rPr>
        <w:t>操作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3949AC6C" w14:textId="0C893392" w:rsidR="00681E1A" w:rsidRDefault="00681E1A" w:rsidP="00681E1A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>
        <w:rPr>
          <w:rFonts w:ascii="Times New Roman" w:eastAsia="宋体" w:hAnsi="Times New Roman" w:cs="Times New Roman" w:hint="eastAsia"/>
          <w:sz w:val="24"/>
          <w:szCs w:val="28"/>
        </w:rPr>
        <w:t>引物设计</w:t>
      </w:r>
    </w:p>
    <w:p w14:paraId="082B58DA" w14:textId="4A9430CE" w:rsidR="00A20FA0" w:rsidRPr="00B669A8" w:rsidRDefault="00A20FA0" w:rsidP="00A20FA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r>
        <w:rPr>
          <w:rFonts w:ascii="Times New Roman" w:eastAsia="宋体" w:hAnsi="Times New Roman" w:cs="Times New Roman" w:hint="eastAsia"/>
          <w:sz w:val="24"/>
          <w:szCs w:val="24"/>
        </w:rPr>
        <w:t>建库</w:t>
      </w:r>
      <w:r w:rsidR="00754868">
        <w:rPr>
          <w:rFonts w:ascii="Times New Roman" w:eastAsia="宋体" w:hAnsi="Times New Roman" w:cs="Times New Roman" w:hint="eastAsia"/>
          <w:sz w:val="24"/>
          <w:szCs w:val="24"/>
        </w:rPr>
        <w:t>类似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长片段扩增子文库构建需要对样本的靶序列进行特异性扩增，并引入</w:t>
      </w:r>
      <w:r w:rsidR="00D57351">
        <w:rPr>
          <w:rFonts w:ascii="Times New Roman" w:eastAsia="宋体" w:hAnsi="Times New Roman" w:cs="Times New Roman" w:hint="eastAsia"/>
          <w:sz w:val="24"/>
          <w:szCs w:val="24"/>
        </w:rPr>
        <w:t>标识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样本的</w:t>
      </w:r>
      <w:r w:rsidR="001A3DAF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1A3DAF">
        <w:rPr>
          <w:rFonts w:ascii="Times New Roman" w:eastAsia="宋体" w:hAnsi="Times New Roman" w:cs="Times New Roman" w:hint="eastAsia"/>
          <w:sz w:val="24"/>
          <w:szCs w:val="24"/>
        </w:rPr>
        <w:t>和板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序列，以将多</w:t>
      </w:r>
      <w:r w:rsidR="001A3DAF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样本</w:t>
      </w:r>
      <w:r w:rsidR="001A3DAF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扩增子混合</w:t>
      </w:r>
      <w:r w:rsidR="00F03F95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1A3DAF">
        <w:rPr>
          <w:rFonts w:ascii="Times New Roman" w:eastAsia="宋体" w:hAnsi="Times New Roman" w:cs="Times New Roman" w:hint="eastAsia"/>
          <w:sz w:val="24"/>
          <w:szCs w:val="24"/>
        </w:rPr>
        <w:t>单个</w:t>
      </w:r>
      <w:r w:rsidR="00F03F95">
        <w:rPr>
          <w:rFonts w:ascii="Times New Roman" w:eastAsia="宋体" w:hAnsi="Times New Roman" w:cs="Times New Roman" w:hint="eastAsia"/>
          <w:sz w:val="24"/>
          <w:szCs w:val="24"/>
        </w:rPr>
        <w:t>文库进行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测序。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文库构建涉及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对引物，包括：用于扩增靶序列的位点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特异引物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197922">
        <w:rPr>
          <w:rFonts w:ascii="Times New Roman" w:eastAsia="宋体" w:hAnsi="Times New Roman" w:cs="Times New Roman" w:hint="eastAsia"/>
          <w:sz w:val="24"/>
          <w:szCs w:val="24"/>
        </w:rPr>
        <w:t>ar</w:t>
      </w:r>
      <w:r w:rsidR="00E00BEF">
        <w:rPr>
          <w:rFonts w:ascii="Times New Roman" w:eastAsia="宋体" w:hAnsi="Times New Roman" w:cs="Times New Roman"/>
          <w:sz w:val="24"/>
          <w:szCs w:val="24"/>
        </w:rPr>
        <w:t>get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-F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和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E00BEF">
        <w:rPr>
          <w:rFonts w:ascii="Times New Roman" w:eastAsia="宋体" w:hAnsi="Times New Roman" w:cs="Times New Roman" w:hint="eastAsia"/>
          <w:sz w:val="24"/>
          <w:szCs w:val="24"/>
        </w:rPr>
        <w:t>ar</w:t>
      </w:r>
      <w:r w:rsidR="00E00BEF">
        <w:rPr>
          <w:rFonts w:ascii="Times New Roman" w:eastAsia="宋体" w:hAnsi="Times New Roman" w:cs="Times New Roman"/>
          <w:sz w:val="24"/>
          <w:szCs w:val="24"/>
        </w:rPr>
        <w:t>get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-R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，用于区分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板的</w:t>
      </w:r>
      <w:r w:rsidR="00B669A8"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="00B669A8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B669A8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和不同孔位置的</w:t>
      </w:r>
      <w:r w:rsidR="00B669A8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B669A8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B669A8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06EEFBC" w14:textId="6E620532" w:rsidR="00B669A8" w:rsidRDefault="00B669A8" w:rsidP="0067334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9278E9">
        <w:rPr>
          <w:rFonts w:ascii="Times New Roman" w:eastAsia="宋体" w:hAnsi="Times New Roman" w:cs="Times New Roman"/>
          <w:sz w:val="24"/>
          <w:szCs w:val="24"/>
        </w:rPr>
        <w:t>特异引物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B132A6">
        <w:rPr>
          <w:rFonts w:ascii="Times New Roman" w:eastAsia="宋体" w:hAnsi="Times New Roman" w:cs="Times New Roman"/>
          <w:sz w:val="24"/>
          <w:szCs w:val="24"/>
        </w:rPr>
        <w:t>arget</w:t>
      </w:r>
      <w:r w:rsidRPr="009278E9">
        <w:rPr>
          <w:rFonts w:ascii="Times New Roman" w:eastAsia="宋体" w:hAnsi="Times New Roman" w:cs="Times New Roman"/>
          <w:sz w:val="24"/>
          <w:szCs w:val="24"/>
        </w:rPr>
        <w:t>-F</w:t>
      </w:r>
      <w:r w:rsidRPr="009278E9">
        <w:rPr>
          <w:rFonts w:ascii="Times New Roman" w:eastAsia="宋体" w:hAnsi="Times New Roman" w:cs="Times New Roman"/>
          <w:sz w:val="24"/>
          <w:szCs w:val="24"/>
        </w:rPr>
        <w:t>和</w:t>
      </w:r>
      <w:r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B132A6">
        <w:rPr>
          <w:rFonts w:ascii="Times New Roman" w:eastAsia="宋体" w:hAnsi="Times New Roman" w:cs="Times New Roman"/>
          <w:sz w:val="24"/>
          <w:szCs w:val="24"/>
        </w:rPr>
        <w:t>arget</w:t>
      </w:r>
      <w:r w:rsidRPr="009278E9">
        <w:rPr>
          <w:rFonts w:ascii="Times New Roman" w:eastAsia="宋体" w:hAnsi="Times New Roman" w:cs="Times New Roman"/>
          <w:sz w:val="24"/>
          <w:szCs w:val="24"/>
        </w:rPr>
        <w:t>-R</w:t>
      </w:r>
      <w:r>
        <w:rPr>
          <w:rFonts w:ascii="Times New Roman" w:eastAsia="宋体" w:hAnsi="Times New Roman" w:cs="Times New Roman" w:hint="eastAsia"/>
          <w:sz w:val="24"/>
          <w:szCs w:val="24"/>
        </w:rPr>
        <w:t>的设计</w:t>
      </w:r>
    </w:p>
    <w:p w14:paraId="5482F63C" w14:textId="2BB972CC" w:rsidR="00673340" w:rsidRPr="009278E9" w:rsidRDefault="00673340" w:rsidP="0067334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278E9"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第一个</w:t>
      </w:r>
      <w:r w:rsidRPr="009278E9">
        <w:rPr>
          <w:rFonts w:ascii="Times New Roman" w:eastAsia="宋体" w:hAnsi="Times New Roman" w:cs="Times New Roman"/>
          <w:sz w:val="24"/>
          <w:szCs w:val="24"/>
        </w:rPr>
        <w:t>靶</w:t>
      </w:r>
      <w:r w:rsidR="00FF66AC">
        <w:rPr>
          <w:rFonts w:ascii="Times New Roman" w:eastAsia="宋体" w:hAnsi="Times New Roman" w:cs="Times New Roman" w:hint="eastAsia"/>
          <w:sz w:val="24"/>
          <w:szCs w:val="24"/>
        </w:rPr>
        <w:t>点</w:t>
      </w:r>
      <w:r w:rsidRPr="009278E9">
        <w:rPr>
          <w:rFonts w:ascii="Times New Roman" w:eastAsia="宋体" w:hAnsi="Times New Roman" w:cs="Times New Roman"/>
          <w:sz w:val="24"/>
          <w:szCs w:val="24"/>
        </w:rPr>
        <w:t>上游</w:t>
      </w:r>
      <w:r w:rsidR="005D27D1">
        <w:rPr>
          <w:rFonts w:ascii="Times New Roman" w:eastAsia="宋体" w:hAnsi="Times New Roman" w:cs="Times New Roman" w:hint="eastAsia"/>
          <w:sz w:val="24"/>
          <w:szCs w:val="24"/>
        </w:rPr>
        <w:t>约</w:t>
      </w:r>
      <w:r>
        <w:rPr>
          <w:rFonts w:ascii="Times New Roman" w:eastAsia="宋体" w:hAnsi="Times New Roman" w:cs="Times New Roman" w:hint="eastAsia"/>
          <w:sz w:val="24"/>
          <w:szCs w:val="24"/>
        </w:rPr>
        <w:t>100</w:t>
      </w:r>
      <w:r w:rsidRPr="009278E9">
        <w:rPr>
          <w:rFonts w:ascii="Times New Roman" w:eastAsia="宋体" w:hAnsi="Times New Roman" w:cs="Times New Roman"/>
          <w:sz w:val="24"/>
          <w:szCs w:val="24"/>
        </w:rPr>
        <w:t xml:space="preserve"> bp</w:t>
      </w:r>
      <w:r w:rsidRPr="009278E9">
        <w:rPr>
          <w:rFonts w:ascii="Times New Roman" w:eastAsia="宋体" w:hAnsi="Times New Roman" w:cs="Times New Roman"/>
          <w:sz w:val="24"/>
          <w:szCs w:val="24"/>
        </w:rPr>
        <w:t>设计</w:t>
      </w:r>
      <w:r>
        <w:rPr>
          <w:rFonts w:ascii="Times New Roman" w:eastAsia="宋体" w:hAnsi="Times New Roman" w:cs="Times New Roman" w:hint="eastAsia"/>
          <w:sz w:val="24"/>
          <w:szCs w:val="24"/>
        </w:rPr>
        <w:t>靶序列</w:t>
      </w:r>
      <w:r w:rsidRPr="009278E9">
        <w:rPr>
          <w:rFonts w:ascii="Times New Roman" w:eastAsia="宋体" w:hAnsi="Times New Roman" w:cs="Times New Roman"/>
          <w:sz w:val="24"/>
          <w:szCs w:val="24"/>
        </w:rPr>
        <w:t>特异引物</w:t>
      </w:r>
      <w:r>
        <w:rPr>
          <w:rFonts w:ascii="Times New Roman" w:eastAsia="宋体" w:hAnsi="Times New Roman" w:cs="Times New Roman" w:hint="eastAsia"/>
          <w:sz w:val="24"/>
          <w:szCs w:val="24"/>
        </w:rPr>
        <w:t>Tar</w:t>
      </w:r>
      <w:r w:rsidR="00B132A6">
        <w:rPr>
          <w:rFonts w:ascii="Times New Roman" w:eastAsia="宋体" w:hAnsi="Times New Roman" w:cs="Times New Roman"/>
          <w:sz w:val="24"/>
          <w:szCs w:val="24"/>
        </w:rPr>
        <w:t>get</w:t>
      </w:r>
      <w:r w:rsidRPr="009278E9">
        <w:rPr>
          <w:rFonts w:ascii="Times New Roman" w:eastAsia="宋体" w:hAnsi="Times New Roman" w:cs="Times New Roman"/>
          <w:sz w:val="24"/>
          <w:szCs w:val="24"/>
        </w:rPr>
        <w:t>-F</w:t>
      </w:r>
      <w:r w:rsidRPr="009278E9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在最后一个靶</w:t>
      </w:r>
      <w:r w:rsidR="00FF66AC">
        <w:rPr>
          <w:rFonts w:ascii="Times New Roman" w:eastAsia="宋体" w:hAnsi="Times New Roman" w:cs="Times New Roman" w:hint="eastAsia"/>
          <w:sz w:val="24"/>
          <w:szCs w:val="24"/>
        </w:rPr>
        <w:t>点</w:t>
      </w:r>
      <w:r>
        <w:rPr>
          <w:rFonts w:ascii="Times New Roman" w:eastAsia="宋体" w:hAnsi="Times New Roman" w:cs="Times New Roman" w:hint="eastAsia"/>
          <w:sz w:val="24"/>
          <w:szCs w:val="24"/>
        </w:rPr>
        <w:t>下游</w:t>
      </w:r>
      <w:r>
        <w:rPr>
          <w:rFonts w:ascii="Times New Roman" w:eastAsia="宋体" w:hAnsi="Times New Roman" w:cs="Times New Roman" w:hint="eastAsia"/>
          <w:sz w:val="24"/>
          <w:szCs w:val="24"/>
        </w:rPr>
        <w:t>100 bp</w:t>
      </w:r>
      <w:r>
        <w:rPr>
          <w:rFonts w:ascii="Times New Roman" w:eastAsia="宋体" w:hAnsi="Times New Roman" w:cs="Times New Roman" w:hint="eastAsia"/>
          <w:sz w:val="24"/>
          <w:szCs w:val="24"/>
        </w:rPr>
        <w:t>左右的位置设计靶序列特异性引物</w:t>
      </w:r>
      <w:r w:rsidR="00FF66AC"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FF66AC">
        <w:rPr>
          <w:rFonts w:ascii="Times New Roman" w:eastAsia="宋体" w:hAnsi="Times New Roman" w:cs="Times New Roman"/>
          <w:sz w:val="24"/>
          <w:szCs w:val="24"/>
        </w:rPr>
        <w:t>arget</w:t>
      </w:r>
      <w:r>
        <w:rPr>
          <w:rFonts w:ascii="Times New Roman" w:eastAsia="宋体" w:hAnsi="Times New Roman" w:cs="Times New Roman" w:hint="eastAsia"/>
          <w:sz w:val="24"/>
          <w:szCs w:val="24"/>
        </w:rPr>
        <w:t>-R</w:t>
      </w:r>
      <w:r w:rsidR="00C366CA">
        <w:rPr>
          <w:rFonts w:ascii="Times New Roman" w:eastAsia="宋体" w:hAnsi="Times New Roman" w:cs="Times New Roman" w:hint="eastAsia"/>
          <w:sz w:val="24"/>
          <w:szCs w:val="24"/>
        </w:rPr>
        <w:t>，扩增片段控制</w:t>
      </w:r>
      <w:r w:rsidR="00C366CA" w:rsidRPr="00C366CA">
        <w:rPr>
          <w:rFonts w:ascii="Times New Roman" w:eastAsia="宋体" w:hAnsi="Times New Roman" w:cs="Times New Roman"/>
          <w:sz w:val="24"/>
          <w:szCs w:val="24"/>
        </w:rPr>
        <w:t>在</w:t>
      </w:r>
      <w:r w:rsidR="00C366CA" w:rsidRPr="00C366CA">
        <w:rPr>
          <w:rFonts w:ascii="Times New Roman" w:eastAsia="宋体" w:hAnsi="Times New Roman" w:cs="Times New Roman"/>
          <w:sz w:val="24"/>
          <w:szCs w:val="24"/>
        </w:rPr>
        <w:t>1</w:t>
      </w:r>
      <w:r w:rsidR="00C366CA" w:rsidRPr="00C366CA">
        <w:rPr>
          <w:rFonts w:ascii="Times New Roman" w:eastAsia="宋体" w:hAnsi="Times New Roman" w:cs="Times New Roman"/>
          <w:sz w:val="24"/>
          <w:szCs w:val="24"/>
        </w:rPr>
        <w:t>～</w:t>
      </w:r>
      <w:r w:rsidR="00C366CA">
        <w:rPr>
          <w:rFonts w:ascii="Times New Roman" w:eastAsia="宋体" w:hAnsi="Times New Roman" w:cs="Times New Roman" w:hint="eastAsia"/>
          <w:sz w:val="24"/>
          <w:szCs w:val="24"/>
        </w:rPr>
        <w:t>10 kb</w:t>
      </w:r>
      <w:r w:rsidRPr="009278E9">
        <w:rPr>
          <w:rFonts w:ascii="Times New Roman" w:eastAsia="宋体" w:hAnsi="Times New Roman" w:cs="Times New Roman"/>
          <w:sz w:val="24"/>
          <w:szCs w:val="24"/>
        </w:rPr>
        <w:t>。引物的位点特异配对部分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18~20 nt, Tm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值为</w:t>
      </w:r>
      <w:r w:rsidR="0009583A" w:rsidRPr="003F7843">
        <w:rPr>
          <w:rFonts w:ascii="Times New Roman" w:eastAsia="宋体" w:hAnsi="Times New Roman" w:cs="Times New Roman"/>
          <w:sz w:val="24"/>
          <w:szCs w:val="24"/>
        </w:rPr>
        <w:t>6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09583A" w:rsidRPr="003F7843">
        <w:rPr>
          <w:rFonts w:ascii="Times New Roman" w:eastAsia="宋体" w:hAnsi="Times New Roman" w:cs="Times New Roman"/>
          <w:sz w:val="24"/>
          <w:szCs w:val="24"/>
        </w:rPr>
        <w:t>℃~6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09583A" w:rsidRPr="003F7843">
        <w:rPr>
          <w:rFonts w:ascii="Times New Roman" w:eastAsia="宋体" w:hAnsi="Times New Roman" w:cs="Times New Roman"/>
          <w:sz w:val="24"/>
          <w:szCs w:val="24"/>
        </w:rPr>
        <w:t>℃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），</w:t>
      </w:r>
      <w:r>
        <w:rPr>
          <w:rFonts w:ascii="Times New Roman" w:eastAsia="宋体" w:hAnsi="Times New Roman" w:cs="Times New Roman" w:hint="eastAsia"/>
          <w:sz w:val="24"/>
          <w:szCs w:val="24"/>
        </w:rPr>
        <w:t>需使用</w:t>
      </w:r>
      <w:r>
        <w:rPr>
          <w:rFonts w:ascii="Times New Roman" w:eastAsia="宋体" w:hAnsi="Times New Roman" w:cs="Times New Roman" w:hint="eastAsia"/>
          <w:sz w:val="24"/>
          <w:szCs w:val="24"/>
        </w:rPr>
        <w:t>NCBI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Blast</w:t>
      </w:r>
      <w:r>
        <w:rPr>
          <w:rFonts w:ascii="Times New Roman" w:eastAsia="宋体" w:hAnsi="Times New Roman" w:cs="Times New Roman" w:hint="eastAsia"/>
          <w:sz w:val="24"/>
          <w:szCs w:val="24"/>
        </w:rPr>
        <w:t>工具检测引物特异性，</w:t>
      </w:r>
      <w:r w:rsidRPr="009278E9">
        <w:rPr>
          <w:rFonts w:ascii="Times New Roman" w:eastAsia="宋体" w:hAnsi="Times New Roman" w:cs="Times New Roman"/>
          <w:sz w:val="24"/>
          <w:szCs w:val="24"/>
        </w:rPr>
        <w:t>并在引物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Pr="009278E9">
        <w:rPr>
          <w:rFonts w:ascii="Times New Roman" w:eastAsia="宋体" w:hAnsi="Times New Roman" w:cs="Times New Roman"/>
          <w:sz w:val="24"/>
          <w:szCs w:val="24"/>
        </w:rPr>
        <w:t>末端添加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用于第二轮扩增所需的</w:t>
      </w:r>
      <w:r w:rsidRPr="009278E9">
        <w:rPr>
          <w:rFonts w:ascii="Times New Roman" w:eastAsia="宋体" w:hAnsi="Times New Roman" w:cs="Times New Roman"/>
          <w:sz w:val="24"/>
          <w:szCs w:val="24"/>
        </w:rPr>
        <w:t>桥接序列，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序列为</w:t>
      </w:r>
      <w:r w:rsidRPr="009278E9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79A96425" w14:textId="76CB4669" w:rsidR="00673340" w:rsidRPr="00673340" w:rsidRDefault="00673340" w:rsidP="00673340">
      <w:pPr>
        <w:wordWrap w:val="0"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D0177">
        <w:rPr>
          <w:rFonts w:ascii="Times New Roman" w:hAnsi="Times New Roman" w:cs="Times New Roman"/>
          <w:szCs w:val="21"/>
        </w:rPr>
        <w:tab/>
      </w:r>
      <w:r w:rsidRPr="00673340">
        <w:rPr>
          <w:rFonts w:ascii="Times New Roman" w:eastAsia="宋体" w:hAnsi="Times New Roman" w:cs="Times New Roman"/>
          <w:sz w:val="24"/>
          <w:szCs w:val="24"/>
        </w:rPr>
        <w:t>特异引物</w:t>
      </w:r>
      <w:r w:rsidR="003F7843"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3F7843">
        <w:rPr>
          <w:rFonts w:ascii="Times New Roman" w:eastAsia="宋体" w:hAnsi="Times New Roman" w:cs="Times New Roman"/>
          <w:sz w:val="24"/>
          <w:szCs w:val="24"/>
        </w:rPr>
        <w:t>arget</w:t>
      </w:r>
      <w:r w:rsidR="003F7843" w:rsidRPr="009278E9">
        <w:rPr>
          <w:rFonts w:ascii="Times New Roman" w:eastAsia="宋体" w:hAnsi="Times New Roman" w:cs="Times New Roman"/>
          <w:sz w:val="24"/>
          <w:szCs w:val="24"/>
        </w:rPr>
        <w:t>-F</w:t>
      </w:r>
      <w:r w:rsidRPr="00673340">
        <w:rPr>
          <w:rFonts w:ascii="Times New Roman" w:eastAsia="宋体" w:hAnsi="Times New Roman" w:cs="Times New Roman"/>
          <w:sz w:val="24"/>
          <w:szCs w:val="24"/>
        </w:rPr>
        <w:t>：</w:t>
      </w:r>
      <w:r w:rsidRPr="00673340">
        <w:rPr>
          <w:rFonts w:ascii="Times New Roman" w:eastAsia="宋体" w:hAnsi="Times New Roman" w:cs="Times New Roman"/>
          <w:sz w:val="24"/>
          <w:szCs w:val="24"/>
        </w:rPr>
        <w:t>5’- at</w:t>
      </w:r>
      <w:r w:rsidRPr="00673340">
        <w:rPr>
          <w:rFonts w:ascii="Times New Roman" w:eastAsia="宋体" w:hAnsi="Times New Roman" w:cs="Times New Roman"/>
          <w:sz w:val="24"/>
          <w:szCs w:val="24"/>
          <w:u w:val="single"/>
        </w:rPr>
        <w:t>cgcctggctccacgctcc</w:t>
      </w:r>
      <w:r w:rsidRPr="0009583A">
        <w:rPr>
          <w:rFonts w:ascii="Times New Roman" w:eastAsia="宋体" w:hAnsi="Times New Roman" w:cs="Times New Roman"/>
          <w:sz w:val="24"/>
          <w:szCs w:val="24"/>
        </w:rPr>
        <w:t>g</w:t>
      </w:r>
      <w:r w:rsidR="00C910E7">
        <w:rPr>
          <w:rFonts w:ascii="Times New Roman" w:eastAsia="宋体" w:hAnsi="Times New Roman" w:cs="Times New Roman"/>
          <w:sz w:val="24"/>
          <w:szCs w:val="24"/>
        </w:rPr>
        <w:t>agttNNNNNNNNNNNNNNNNNNNN</w:t>
      </w:r>
      <w:r w:rsidRPr="00673340">
        <w:rPr>
          <w:rFonts w:ascii="Times New Roman" w:eastAsia="宋体" w:hAnsi="Times New Roman" w:cs="Times New Roman"/>
          <w:sz w:val="24"/>
          <w:szCs w:val="24"/>
        </w:rPr>
        <w:t>-3’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NNN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  <w:r>
        <w:rPr>
          <w:rFonts w:ascii="Times New Roman" w:eastAsia="宋体" w:hAnsi="Times New Roman" w:cs="Times New Roman" w:hint="eastAsia"/>
          <w:sz w:val="24"/>
          <w:szCs w:val="24"/>
        </w:rPr>
        <w:t>为靶序列特异性引物序列，</w:t>
      </w:r>
      <w:r w:rsidR="00725DDB">
        <w:rPr>
          <w:rFonts w:ascii="Times New Roman" w:eastAsia="宋体" w:hAnsi="Times New Roman" w:cs="Times New Roman" w:hint="eastAsia"/>
          <w:sz w:val="24"/>
          <w:szCs w:val="24"/>
        </w:rPr>
        <w:t>长度为</w:t>
      </w:r>
      <w:r w:rsidR="00725DDB">
        <w:rPr>
          <w:rFonts w:ascii="Times New Roman" w:eastAsia="宋体" w:hAnsi="Times New Roman" w:cs="Times New Roman" w:hint="eastAsia"/>
          <w:sz w:val="24"/>
          <w:szCs w:val="24"/>
        </w:rPr>
        <w:t>18~2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725DDB">
        <w:rPr>
          <w:rFonts w:ascii="Times New Roman" w:eastAsia="宋体" w:hAnsi="Times New Roman" w:cs="Times New Roman" w:hint="eastAsia"/>
          <w:sz w:val="24"/>
          <w:szCs w:val="24"/>
        </w:rPr>
        <w:t xml:space="preserve"> nt</w:t>
      </w:r>
      <w:r w:rsidR="00725DDB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Tm</w:t>
      </w:r>
      <w:r>
        <w:rPr>
          <w:rFonts w:ascii="Times New Roman" w:eastAsia="宋体" w:hAnsi="Times New Roman" w:cs="Times New Roman" w:hint="eastAsia"/>
          <w:sz w:val="24"/>
          <w:szCs w:val="24"/>
        </w:rPr>
        <w:t>值为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58</w:t>
      </w:r>
      <w:r>
        <w:rPr>
          <w:rFonts w:ascii="Times New Roman" w:eastAsia="宋体" w:hAnsi="Times New Roman" w:cs="Times New Roman" w:hint="eastAsia"/>
          <w:sz w:val="24"/>
          <w:szCs w:val="24"/>
        </w:rPr>
        <w:t>℃</w:t>
      </w:r>
      <w:r>
        <w:rPr>
          <w:rFonts w:ascii="Times New Roman" w:eastAsia="宋体" w:hAnsi="Times New Roman" w:cs="Times New Roman" w:hint="eastAsia"/>
          <w:sz w:val="24"/>
          <w:szCs w:val="24"/>
        </w:rPr>
        <w:t>~6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℃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小写字母为与</w:t>
      </w:r>
      <w:r w:rsidR="003F7843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3F7843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3F7843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引物特异性配对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的桥接</w:t>
      </w:r>
      <w:r>
        <w:rPr>
          <w:rFonts w:ascii="Times New Roman" w:eastAsia="宋体" w:hAnsi="Times New Roman" w:cs="Times New Roman" w:hint="eastAsia"/>
          <w:sz w:val="24"/>
          <w:szCs w:val="24"/>
        </w:rPr>
        <w:t>序列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下划线序列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可以与扩增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短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片段的另一端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互补配对</w:t>
      </w:r>
      <w:r>
        <w:rPr>
          <w:rFonts w:ascii="Times New Roman" w:eastAsia="宋体" w:hAnsi="Times New Roman" w:cs="Times New Roman" w:hint="eastAsia"/>
          <w:sz w:val="24"/>
          <w:szCs w:val="24"/>
        </w:rPr>
        <w:t>形成茎环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结构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以</w:t>
      </w:r>
      <w:r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="0025011B" w:rsidRPr="0025011B">
        <w:rPr>
          <w:rFonts w:ascii="Times New Roman" w:eastAsia="宋体" w:hAnsi="Times New Roman" w:cs="Times New Roman" w:hint="eastAsia"/>
          <w:sz w:val="24"/>
          <w:szCs w:val="24"/>
        </w:rPr>
        <w:t>引物二聚体和较短的非特异产物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的扩增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273DA2C" w14:textId="6E69B987" w:rsidR="00673340" w:rsidRDefault="00673340" w:rsidP="00673340">
      <w:pPr>
        <w:wordWrap w:val="0"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73340">
        <w:rPr>
          <w:rFonts w:ascii="Times New Roman" w:eastAsia="宋体" w:hAnsi="Times New Roman" w:cs="Times New Roman"/>
          <w:sz w:val="24"/>
          <w:szCs w:val="24"/>
        </w:rPr>
        <w:tab/>
      </w:r>
      <w:r w:rsidRPr="00673340">
        <w:rPr>
          <w:rFonts w:ascii="Times New Roman" w:eastAsia="宋体" w:hAnsi="Times New Roman" w:cs="Times New Roman"/>
          <w:sz w:val="24"/>
          <w:szCs w:val="24"/>
        </w:rPr>
        <w:t>特异引物</w:t>
      </w:r>
      <w:r w:rsidR="00207628"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207628">
        <w:rPr>
          <w:rFonts w:ascii="Times New Roman" w:eastAsia="宋体" w:hAnsi="Times New Roman" w:cs="Times New Roman"/>
          <w:sz w:val="24"/>
          <w:szCs w:val="24"/>
        </w:rPr>
        <w:t>arget</w:t>
      </w:r>
      <w:r w:rsidR="00207628" w:rsidRPr="009278E9">
        <w:rPr>
          <w:rFonts w:ascii="Times New Roman" w:eastAsia="宋体" w:hAnsi="Times New Roman" w:cs="Times New Roman"/>
          <w:sz w:val="24"/>
          <w:szCs w:val="24"/>
        </w:rPr>
        <w:t>-</w:t>
      </w:r>
      <w:r w:rsidRPr="00673340">
        <w:rPr>
          <w:rFonts w:ascii="Times New Roman" w:eastAsia="宋体" w:hAnsi="Times New Roman" w:cs="Times New Roman"/>
          <w:sz w:val="24"/>
          <w:szCs w:val="24"/>
        </w:rPr>
        <w:t>R</w:t>
      </w:r>
      <w:r w:rsidRPr="00673340">
        <w:rPr>
          <w:rFonts w:ascii="Times New Roman" w:eastAsia="宋体" w:hAnsi="Times New Roman" w:cs="Times New Roman"/>
          <w:sz w:val="24"/>
          <w:szCs w:val="24"/>
        </w:rPr>
        <w:t>：</w:t>
      </w:r>
      <w:r w:rsidRPr="00673340">
        <w:rPr>
          <w:rFonts w:ascii="Times New Roman" w:eastAsia="宋体" w:hAnsi="Times New Roman" w:cs="Times New Roman"/>
          <w:sz w:val="24"/>
          <w:szCs w:val="24"/>
        </w:rPr>
        <w:t>5’- ta</w:t>
      </w:r>
      <w:r w:rsidRPr="0009583A">
        <w:rPr>
          <w:rFonts w:ascii="Times New Roman" w:eastAsia="宋体" w:hAnsi="Times New Roman" w:cs="Times New Roman"/>
          <w:sz w:val="24"/>
          <w:szCs w:val="24"/>
          <w:u w:val="single"/>
        </w:rPr>
        <w:t>cgcctggctccacgctcc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C910E7">
        <w:rPr>
          <w:rFonts w:ascii="Times New Roman" w:eastAsia="宋体" w:hAnsi="Times New Roman" w:cs="Times New Roman"/>
          <w:sz w:val="24"/>
          <w:szCs w:val="24"/>
        </w:rPr>
        <w:t>tagaNNNNNNNNNNNNNNNNNNNN</w:t>
      </w:r>
      <w:r w:rsidRPr="00673340">
        <w:rPr>
          <w:rFonts w:ascii="Times New Roman" w:eastAsia="宋体" w:hAnsi="Times New Roman" w:cs="Times New Roman"/>
          <w:sz w:val="24"/>
          <w:szCs w:val="24"/>
        </w:rPr>
        <w:t>-3’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NNN</w:t>
      </w:r>
      <w:r w:rsidR="0025011B">
        <w:rPr>
          <w:rFonts w:ascii="Times New Roman" w:eastAsia="宋体" w:hAnsi="Times New Roman" w:cs="Times New Roman"/>
          <w:sz w:val="24"/>
          <w:szCs w:val="24"/>
        </w:rPr>
        <w:t>…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为靶序列特异性引物序列，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长度为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18~20 nt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Tm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值为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58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℃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~62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℃</w:t>
      </w:r>
      <w:r w:rsidR="00207628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小写字母为与</w:t>
      </w:r>
      <w:r w:rsidR="00207628"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="00207628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20762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07628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引物特异性配对序列）。</w:t>
      </w:r>
    </w:p>
    <w:p w14:paraId="43507F82" w14:textId="208A891F" w:rsidR="00EB0436" w:rsidRPr="00673340" w:rsidRDefault="00EB0436" w:rsidP="00EB043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ii</w:t>
      </w:r>
      <w:r>
        <w:rPr>
          <w:rFonts w:ascii="Times New Roman" w:eastAsia="宋体" w:hAnsi="Times New Roman" w:cs="Times New Roman" w:hint="eastAsia"/>
          <w:sz w:val="24"/>
          <w:szCs w:val="24"/>
        </w:rPr>
        <w:t>）通用</w:t>
      </w:r>
      <w:r w:rsidRPr="009278E9">
        <w:rPr>
          <w:rFonts w:ascii="Times New Roman" w:eastAsia="宋体" w:hAnsi="Times New Roman" w:cs="Times New Roman"/>
          <w:sz w:val="24"/>
          <w:szCs w:val="24"/>
        </w:rPr>
        <w:t>引物</w:t>
      </w:r>
      <w:r w:rsidR="008D5D81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8D5D81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8D5D81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8D5D81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8D5D81"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="008D5D81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8D5D81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8D5D81" w:rsidRPr="00D93376"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的设计</w:t>
      </w:r>
    </w:p>
    <w:p w14:paraId="42EEAF1E" w14:textId="70DA1F87" w:rsidR="00A20FA0" w:rsidRDefault="008D5D81" w:rsidP="004E5D8E">
      <w:pPr>
        <w:wordWrap w:val="0"/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25011B"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="0025011B" w:rsidRPr="00673340">
        <w:rPr>
          <w:rFonts w:ascii="Times New Roman" w:eastAsia="宋体" w:hAnsi="Times New Roman" w:cs="Times New Roman"/>
          <w:sz w:val="24"/>
          <w:szCs w:val="24"/>
        </w:rPr>
        <w:t xml:space="preserve">5’- </w:t>
      </w:r>
      <w:r w:rsidR="0025011B" w:rsidRPr="0025011B">
        <w:rPr>
          <w:rFonts w:ascii="Times New Roman" w:eastAsia="宋体" w:hAnsi="Times New Roman" w:cs="Times New Roman"/>
          <w:sz w:val="24"/>
          <w:szCs w:val="28"/>
        </w:rPr>
        <w:t>cttg</w:t>
      </w:r>
      <w:r w:rsidR="0025011B">
        <w:rPr>
          <w:rFonts w:ascii="Times New Roman" w:eastAsia="宋体" w:hAnsi="Times New Roman" w:cs="Times New Roman" w:hint="eastAsia"/>
          <w:sz w:val="24"/>
          <w:szCs w:val="28"/>
        </w:rPr>
        <w:t>NNNNNNNNNNNNNNNNNNNNNNNN</w:t>
      </w:r>
      <w:r w:rsidR="0025011B" w:rsidRPr="0025011B">
        <w:rPr>
          <w:rFonts w:ascii="Times New Roman" w:eastAsia="宋体" w:hAnsi="Times New Roman" w:cs="Times New Roman"/>
          <w:sz w:val="24"/>
          <w:szCs w:val="28"/>
        </w:rPr>
        <w:t>atcgcctggctccacgctccgagtt</w:t>
      </w:r>
      <w:r w:rsidR="00C66786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25011B" w:rsidRPr="00673340">
        <w:rPr>
          <w:rFonts w:ascii="Times New Roman" w:eastAsia="宋体" w:hAnsi="Times New Roman" w:cs="Times New Roman"/>
          <w:sz w:val="24"/>
          <w:szCs w:val="24"/>
        </w:rPr>
        <w:t>-3’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NNN</w:t>
      </w:r>
      <w:r w:rsidR="008D4A3F">
        <w:rPr>
          <w:rFonts w:ascii="Times New Roman" w:eastAsia="宋体" w:hAnsi="Times New Roman" w:cs="Times New Roman"/>
          <w:sz w:val="24"/>
          <w:szCs w:val="24"/>
        </w:rPr>
        <w:t>…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24 nt</w:t>
      </w:r>
      <w:r w:rsidR="0068498E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序列，用于指示各样品对应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板上的位置）</w:t>
      </w:r>
    </w:p>
    <w:p w14:paraId="42D33BDA" w14:textId="1F3D6FA8" w:rsidR="0025011B" w:rsidRDefault="008D5D81" w:rsidP="004E5D8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C66786" w:rsidRPr="00673340">
        <w:rPr>
          <w:rFonts w:ascii="Times New Roman" w:eastAsia="宋体" w:hAnsi="Times New Roman" w:cs="Times New Roman"/>
          <w:sz w:val="24"/>
          <w:szCs w:val="24"/>
        </w:rPr>
        <w:t>5’-</w:t>
      </w:r>
      <w:r w:rsidR="00C6678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66786" w:rsidRPr="00C66786">
        <w:rPr>
          <w:rFonts w:ascii="Times New Roman" w:eastAsia="宋体" w:hAnsi="Times New Roman" w:cs="Times New Roman"/>
          <w:sz w:val="24"/>
          <w:szCs w:val="24"/>
        </w:rPr>
        <w:t>cgac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NNNNNNNNNNNN</w:t>
      </w:r>
      <w:r w:rsidR="00C66786" w:rsidRPr="00C66786">
        <w:rPr>
          <w:rFonts w:ascii="Times New Roman" w:eastAsia="宋体" w:hAnsi="Times New Roman" w:cs="Times New Roman"/>
          <w:sz w:val="24"/>
          <w:szCs w:val="24"/>
        </w:rPr>
        <w:t>tacgcctggctccacgctcc</w:t>
      </w:r>
      <w:r w:rsidR="00A87647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C66786" w:rsidRPr="00C66786">
        <w:rPr>
          <w:rFonts w:ascii="Times New Roman" w:eastAsia="宋体" w:hAnsi="Times New Roman" w:cs="Times New Roman"/>
          <w:sz w:val="24"/>
          <w:szCs w:val="24"/>
        </w:rPr>
        <w:t>taga</w:t>
      </w:r>
      <w:r w:rsidR="00C6678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66786" w:rsidRPr="00673340">
        <w:rPr>
          <w:rFonts w:ascii="Times New Roman" w:eastAsia="宋体" w:hAnsi="Times New Roman" w:cs="Times New Roman"/>
          <w:sz w:val="24"/>
          <w:szCs w:val="24"/>
        </w:rPr>
        <w:t>-3’</w:t>
      </w:r>
      <w:r w:rsidR="00C6678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NNN</w:t>
      </w:r>
      <w:r w:rsidR="008D4A3F">
        <w:rPr>
          <w:rFonts w:ascii="Times New Roman" w:eastAsia="宋体" w:hAnsi="Times New Roman" w:cs="Times New Roman"/>
          <w:sz w:val="24"/>
          <w:szCs w:val="24"/>
        </w:rPr>
        <w:t>…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12 nt</w:t>
      </w:r>
      <w:r w:rsidR="006945F5">
        <w:rPr>
          <w:rFonts w:ascii="Times New Roman" w:eastAsia="宋体" w:hAnsi="Times New Roman" w:cs="Times New Roman" w:hint="eastAsia"/>
          <w:sz w:val="24"/>
          <w:szCs w:val="24"/>
        </w:rPr>
        <w:t>板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序列，用于指示不同的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板编号，一个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板</w:t>
      </w:r>
      <w:r w:rsidR="006945F5">
        <w:rPr>
          <w:rFonts w:ascii="Times New Roman" w:eastAsia="宋体" w:hAnsi="Times New Roman" w:cs="Times New Roman" w:hint="eastAsia"/>
          <w:sz w:val="24"/>
          <w:szCs w:val="24"/>
        </w:rPr>
        <w:t>对应</w:t>
      </w:r>
      <w:r w:rsidR="006945F5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条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plate-N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引物）</w:t>
      </w:r>
    </w:p>
    <w:p w14:paraId="1AEF6910" w14:textId="0AA13946" w:rsidR="00E00BEF" w:rsidRDefault="00E00BEF" w:rsidP="004E5D8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具体序列见附表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La</w:t>
      </w:r>
      <w:r>
        <w:rPr>
          <w:rFonts w:ascii="Times New Roman" w:eastAsia="宋体" w:hAnsi="Times New Roman" w:cs="Times New Roman" w:hint="eastAsia"/>
          <w:sz w:val="24"/>
          <w:szCs w:val="24"/>
        </w:rPr>
        <w:t>Decode</w:t>
      </w:r>
      <w:r>
        <w:rPr>
          <w:rFonts w:ascii="Times New Roman" w:eastAsia="宋体" w:hAnsi="Times New Roman" w:cs="Times New Roman" w:hint="eastAsia"/>
          <w:sz w:val="24"/>
          <w:szCs w:val="24"/>
        </w:rPr>
        <w:t>所有引物序列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xlsx</w:t>
      </w:r>
    </w:p>
    <w:p w14:paraId="5B704C02" w14:textId="5B72E654" w:rsidR="009C0EAA" w:rsidRPr="009C0EAA" w:rsidRDefault="009C0EAA" w:rsidP="009C0EAA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条</w:t>
      </w:r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01AAE">
        <w:rPr>
          <w:rFonts w:ascii="Times New Roman" w:eastAsia="宋体" w:hAnsi="Times New Roman" w:cs="Times New Roman"/>
          <w:sz w:val="24"/>
          <w:szCs w:val="24"/>
        </w:rPr>
        <w:t>3</w:t>
      </w:r>
      <w:r w:rsidR="00A654AB"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0 </w:t>
      </w:r>
      <w:r w:rsidRPr="00837E7E">
        <w:rPr>
          <w:rFonts w:ascii="Times New Roman" w:eastAsia="宋体" w:hAnsi="Times New Roman" w:cs="Times New Roman"/>
          <w:sz w:val="24"/>
          <w:szCs w:val="24"/>
        </w:rPr>
        <w:t>μ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）分装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20 </w:t>
      </w:r>
      <w:r w:rsidRPr="00837E7E">
        <w:rPr>
          <w:rFonts w:ascii="Times New Roman" w:eastAsia="宋体" w:hAnsi="Times New Roman" w:cs="Times New Roman"/>
          <w:sz w:val="24"/>
          <w:szCs w:val="24"/>
        </w:rPr>
        <w:t>μL</w:t>
      </w:r>
      <w:r>
        <w:rPr>
          <w:rFonts w:ascii="Times New Roman" w:eastAsia="宋体" w:hAnsi="Times New Roman" w:cs="Times New Roman" w:hint="eastAsia"/>
          <w:sz w:val="24"/>
          <w:szCs w:val="24"/>
        </w:rPr>
        <w:t>至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板，方便使用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孔针取样器或者多通道移液器取样，</w:t>
      </w:r>
      <w:r>
        <w:rPr>
          <w:rFonts w:ascii="Times New Roman" w:eastAsia="宋体" w:hAnsi="Times New Roman" w:cs="Times New Roman" w:hint="eastAsia"/>
          <w:sz w:val="24"/>
          <w:szCs w:val="24"/>
        </w:rPr>
        <w:t>-20</w:t>
      </w:r>
      <w:r w:rsidRPr="009B276C">
        <w:rPr>
          <w:rFonts w:ascii="Times New Roman" w:eastAsia="宋体" w:hAnsi="Times New Roman" w:cs="Times New Roman"/>
          <w:sz w:val="24"/>
          <w:szCs w:val="24"/>
        </w:rPr>
        <w:t>℃</w:t>
      </w:r>
      <w:r>
        <w:rPr>
          <w:rFonts w:ascii="Times New Roman" w:eastAsia="宋体" w:hAnsi="Times New Roman" w:cs="Times New Roman" w:hint="eastAsia"/>
          <w:sz w:val="24"/>
          <w:szCs w:val="24"/>
        </w:rPr>
        <w:t>保存备用。</w:t>
      </w:r>
    </w:p>
    <w:p w14:paraId="24CA6C5B" w14:textId="34EF3467" w:rsidR="00DA398E" w:rsidRDefault="00B132A6" w:rsidP="00DA398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B132A6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7BA32CD" wp14:editId="7F0FDACD">
            <wp:extent cx="2667000" cy="4701540"/>
            <wp:effectExtent l="0" t="0" r="0" b="0"/>
            <wp:docPr id="161212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26643" name=""/>
                    <pic:cNvPicPr/>
                  </pic:nvPicPr>
                  <pic:blipFill rotWithShape="1">
                    <a:blip r:embed="rId22"/>
                    <a:srcRect t="7218"/>
                    <a:stretch/>
                  </pic:blipFill>
                  <pic:spPr bwMode="auto">
                    <a:xfrm>
                      <a:off x="0" y="0"/>
                      <a:ext cx="2667000" cy="47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0B41B" w14:textId="473C7E0D" w:rsidR="00DA398E" w:rsidRDefault="00DA398E" w:rsidP="00DA398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E509AA">
        <w:rPr>
          <w:rFonts w:ascii="Times New Roman" w:eastAsia="宋体" w:hAnsi="Times New Roman" w:cs="Times New Roman" w:hint="eastAsia"/>
          <w:sz w:val="24"/>
          <w:szCs w:val="24"/>
        </w:rPr>
        <w:t>3-1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LaDecode</w:t>
      </w:r>
      <w:r w:rsidR="00E509AA">
        <w:rPr>
          <w:rFonts w:ascii="Times New Roman" w:eastAsia="宋体" w:hAnsi="Times New Roman" w:cs="Times New Roman" w:hint="eastAsia"/>
          <w:sz w:val="24"/>
          <w:szCs w:val="28"/>
        </w:rPr>
        <w:t>长片段扩增子</w:t>
      </w:r>
      <w:r>
        <w:rPr>
          <w:rFonts w:ascii="Times New Roman" w:eastAsia="宋体" w:hAnsi="Times New Roman" w:cs="Times New Roman" w:hint="eastAsia"/>
          <w:sz w:val="24"/>
          <w:szCs w:val="28"/>
        </w:rPr>
        <w:t>文库</w:t>
      </w:r>
      <w:r w:rsidR="00E509AA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构建流程</w:t>
      </w:r>
    </w:p>
    <w:p w14:paraId="69A5FCF6" w14:textId="77777777" w:rsidR="00D072E3" w:rsidRPr="008D4A3F" w:rsidRDefault="00D072E3" w:rsidP="00DA398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5A688A8B" w14:textId="0E63DE88" w:rsidR="00681E1A" w:rsidRPr="00561D16" w:rsidRDefault="00561D16">
      <w:pPr>
        <w:spacing w:line="360" w:lineRule="auto"/>
        <w:rPr>
          <w:rFonts w:ascii="Times New Roman" w:eastAsia="宋体" w:hAnsi="Times New Roman" w:cs="Times New Roman" w:hint="eastAsia"/>
          <w:sz w:val="24"/>
          <w:szCs w:val="28"/>
          <w:rPrChange w:id="146" w:author="xianrong xie" w:date="2024-07-20T16:55:00Z">
            <w:rPr>
              <w:rFonts w:hint="eastAsia"/>
            </w:rPr>
          </w:rPrChange>
        </w:rPr>
        <w:pPrChange w:id="147" w:author="xianrong xie" w:date="2024-07-20T16:55:00Z">
          <w:pPr>
            <w:pStyle w:val="a7"/>
            <w:numPr>
              <w:numId w:val="4"/>
            </w:numPr>
            <w:spacing w:line="360" w:lineRule="auto"/>
            <w:ind w:left="720" w:firstLineChars="0" w:hanging="720"/>
          </w:pPr>
        </w:pPrChange>
      </w:pPr>
      <w:ins w:id="148" w:author="xianrong xie" w:date="2024-07-20T16:56:00Z">
        <w:r>
          <w:rPr>
            <w:rFonts w:ascii="Times New Roman" w:eastAsia="宋体" w:hAnsi="Times New Roman" w:cs="Times New Roman" w:hint="eastAsia"/>
            <w:sz w:val="24"/>
            <w:szCs w:val="28"/>
          </w:rPr>
          <w:t>（</w:t>
        </w:r>
        <w:r>
          <w:rPr>
            <w:rFonts w:ascii="Times New Roman" w:eastAsia="宋体" w:hAnsi="Times New Roman" w:cs="Times New Roman" w:hint="eastAsia"/>
            <w:sz w:val="24"/>
            <w:szCs w:val="28"/>
          </w:rPr>
          <w:t>2</w:t>
        </w:r>
        <w:r>
          <w:rPr>
            <w:rFonts w:ascii="Times New Roman" w:eastAsia="宋体" w:hAnsi="Times New Roman" w:cs="Times New Roman" w:hint="eastAsia"/>
            <w:sz w:val="24"/>
            <w:szCs w:val="28"/>
          </w:rPr>
          <w:t>）</w:t>
        </w:r>
      </w:ins>
      <w:r w:rsidR="00681E1A" w:rsidRPr="00561D16">
        <w:rPr>
          <w:rFonts w:ascii="Times New Roman" w:eastAsia="宋体" w:hAnsi="Times New Roman" w:cs="Times New Roman" w:hint="eastAsia"/>
          <w:sz w:val="24"/>
          <w:szCs w:val="28"/>
          <w:rPrChange w:id="149" w:author="xianrong xie" w:date="2024-07-20T16:55:00Z">
            <w:rPr>
              <w:rFonts w:hint="eastAsia"/>
            </w:rPr>
          </w:rPrChange>
        </w:rPr>
        <w:t>扩增步骤</w:t>
      </w:r>
    </w:p>
    <w:p w14:paraId="6DB3E4F0" w14:textId="589C76CE" w:rsidR="00326218" w:rsidRPr="00326218" w:rsidRDefault="00326218">
      <w:pPr>
        <w:pStyle w:val="a7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  <w:pPrChange w:id="150" w:author="xianrong xie" w:date="2024-07-20T16:57:00Z">
          <w:pPr>
            <w:pStyle w:val="a7"/>
            <w:spacing w:line="360" w:lineRule="auto"/>
            <w:ind w:left="720" w:firstLineChars="0" w:firstLine="0"/>
          </w:pPr>
        </w:pPrChange>
      </w:pPr>
      <w:r>
        <w:rPr>
          <w:rFonts w:ascii="宋体" w:eastAsia="宋体" w:hAnsi="宋体" w:hint="eastAsia"/>
          <w:sz w:val="24"/>
          <w:szCs w:val="32"/>
        </w:rPr>
        <w:t>将每种</w:t>
      </w:r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Pr="005049ED">
        <w:rPr>
          <w:rFonts w:ascii="Times New Roman" w:eastAsia="宋体" w:hAnsi="Times New Roman" w:cs="Times New Roman"/>
          <w:sz w:val="24"/>
          <w:szCs w:val="32"/>
        </w:rPr>
        <w:t>pos</w:t>
      </w:r>
      <w:r w:rsidRPr="007D1329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r w:rsidRPr="005049ED">
        <w:rPr>
          <w:rFonts w:ascii="Times New Roman" w:eastAsia="宋体" w:hAnsi="Times New Roman" w:cs="Times New Roman"/>
          <w:sz w:val="24"/>
          <w:szCs w:val="32"/>
        </w:rPr>
        <w:t>-F</w:t>
      </w:r>
      <w:r>
        <w:rPr>
          <w:rFonts w:ascii="Times New Roman" w:eastAsia="宋体" w:hAnsi="Times New Roman" w:cs="Times New Roman" w:hint="eastAsia"/>
          <w:sz w:val="24"/>
          <w:szCs w:val="32"/>
        </w:rPr>
        <w:t>中</w:t>
      </w:r>
      <w:r>
        <w:rPr>
          <w:rFonts w:ascii="Times New Roman" w:eastAsia="宋体" w:hAnsi="Times New Roman" w:cs="Times New Roman" w:hint="eastAsia"/>
          <w:sz w:val="24"/>
          <w:szCs w:val="32"/>
        </w:rPr>
        <w:t>1</w:t>
      </w:r>
      <w:r>
        <w:rPr>
          <w:rFonts w:ascii="Times New Roman" w:eastAsia="宋体" w:hAnsi="Times New Roman" w:cs="Times New Roman" w:hint="eastAsia"/>
          <w:sz w:val="24"/>
          <w:szCs w:val="32"/>
        </w:rPr>
        <w:t>管配制成</w:t>
      </w:r>
      <w:r>
        <w:rPr>
          <w:rFonts w:ascii="宋体" w:eastAsia="宋体" w:hAnsi="宋体" w:hint="eastAsia"/>
          <w:sz w:val="24"/>
          <w:szCs w:val="32"/>
        </w:rPr>
        <w:t>3</w:t>
      </w:r>
      <w:r w:rsidRPr="005049ED">
        <w:rPr>
          <w:rFonts w:ascii="宋体" w:eastAsia="宋体" w:hAnsi="宋体" w:hint="eastAsia"/>
          <w:sz w:val="24"/>
          <w:szCs w:val="32"/>
        </w:rPr>
        <w:t xml:space="preserve"> </w:t>
      </w:r>
      <w:r w:rsidRPr="005049ED">
        <w:rPr>
          <w:rFonts w:ascii="Symbol" w:eastAsia="宋体" w:hAnsi="Symbol"/>
          <w:sz w:val="24"/>
          <w:szCs w:val="32"/>
        </w:rPr>
        <w:t></w:t>
      </w:r>
      <w:r w:rsidRPr="005049ED">
        <w:rPr>
          <w:rFonts w:ascii="Times New Roman" w:eastAsia="宋体" w:hAnsi="Times New Roman" w:cs="Times New Roman"/>
          <w:sz w:val="24"/>
          <w:szCs w:val="32"/>
        </w:rPr>
        <w:t>M</w:t>
      </w:r>
      <w:r>
        <w:rPr>
          <w:rFonts w:ascii="Times New Roman" w:eastAsia="宋体" w:hAnsi="Times New Roman" w:cs="Times New Roman"/>
          <w:sz w:val="24"/>
          <w:szCs w:val="32"/>
        </w:rPr>
        <w:t>溶液</w:t>
      </w:r>
      <w:r>
        <w:rPr>
          <w:rFonts w:ascii="Times New Roman" w:eastAsia="宋体" w:hAnsi="Times New Roman" w:cs="Times New Roman" w:hint="eastAsia"/>
          <w:sz w:val="24"/>
          <w:szCs w:val="32"/>
        </w:rPr>
        <w:t>，各取</w:t>
      </w:r>
      <w:r>
        <w:rPr>
          <w:rFonts w:ascii="Times New Roman" w:eastAsia="宋体" w:hAnsi="Times New Roman" w:cs="Times New Roman" w:hint="eastAsia"/>
          <w:sz w:val="24"/>
          <w:szCs w:val="32"/>
        </w:rPr>
        <w:t xml:space="preserve">20 </w:t>
      </w:r>
      <w:r w:rsidRPr="005049ED">
        <w:rPr>
          <w:rFonts w:ascii="Symbol" w:eastAsia="宋体" w:hAnsi="Symbol"/>
          <w:sz w:val="24"/>
          <w:szCs w:val="32"/>
        </w:rPr>
        <w:t></w:t>
      </w:r>
      <w:r>
        <w:rPr>
          <w:rFonts w:ascii="Times New Roman" w:eastAsia="宋体" w:hAnsi="Times New Roman" w:cs="Times New Roman" w:hint="eastAsia"/>
          <w:sz w:val="24"/>
          <w:szCs w:val="32"/>
        </w:rPr>
        <w:t>L</w:t>
      </w:r>
      <w:r>
        <w:rPr>
          <w:rFonts w:ascii="Times New Roman" w:eastAsia="宋体" w:hAnsi="Times New Roman" w:cs="Times New Roman" w:hint="eastAsia"/>
          <w:sz w:val="24"/>
          <w:szCs w:val="32"/>
        </w:rPr>
        <w:t>加入</w:t>
      </w:r>
      <w:r>
        <w:rPr>
          <w:rFonts w:ascii="宋体" w:eastAsia="宋体" w:hAnsi="宋体" w:hint="eastAsia"/>
          <w:sz w:val="24"/>
          <w:szCs w:val="21"/>
        </w:rPr>
        <w:t>到一块</w:t>
      </w:r>
      <w:r w:rsidRPr="005049ED">
        <w:rPr>
          <w:rFonts w:ascii="宋体" w:eastAsia="宋体" w:hAnsi="宋体" w:hint="eastAsia"/>
          <w:sz w:val="24"/>
          <w:szCs w:val="21"/>
        </w:rPr>
        <w:t>96</w:t>
      </w:r>
      <w:r w:rsidRPr="005049ED">
        <w:rPr>
          <w:rFonts w:ascii="宋体" w:eastAsia="宋体" w:hAnsi="宋体" w:hint="eastAsia"/>
          <w:sz w:val="24"/>
          <w:szCs w:val="21"/>
        </w:rPr>
        <w:lastRenderedPageBreak/>
        <w:t>孔PCR板</w:t>
      </w:r>
      <w:r>
        <w:rPr>
          <w:rFonts w:ascii="宋体" w:eastAsia="宋体" w:hAnsi="宋体" w:hint="eastAsia"/>
          <w:sz w:val="24"/>
          <w:szCs w:val="21"/>
        </w:rPr>
        <w:t>对应的孔即为</w:t>
      </w:r>
      <w:r>
        <w:rPr>
          <w:rFonts w:ascii="宋体" w:eastAsia="宋体" w:hAnsi="宋体" w:hint="eastAsia"/>
          <w:sz w:val="24"/>
          <w:szCs w:val="32"/>
        </w:rPr>
        <w:t>3</w:t>
      </w:r>
      <w:r w:rsidRPr="005049ED">
        <w:rPr>
          <w:rFonts w:ascii="宋体" w:eastAsia="宋体" w:hAnsi="宋体" w:hint="eastAsia"/>
          <w:sz w:val="24"/>
          <w:szCs w:val="32"/>
        </w:rPr>
        <w:t xml:space="preserve"> </w:t>
      </w:r>
      <w:r w:rsidRPr="005049ED">
        <w:rPr>
          <w:rFonts w:ascii="Symbol" w:eastAsia="宋体" w:hAnsi="Symbol"/>
          <w:sz w:val="24"/>
          <w:szCs w:val="32"/>
        </w:rPr>
        <w:t></w:t>
      </w:r>
      <w:r w:rsidRPr="005049ED">
        <w:rPr>
          <w:rFonts w:ascii="Times New Roman" w:eastAsia="宋体" w:hAnsi="Times New Roman" w:cs="Times New Roman"/>
          <w:sz w:val="24"/>
          <w:szCs w:val="32"/>
        </w:rPr>
        <w:t>M pos</w:t>
      </w:r>
      <w:r w:rsidRPr="007D1329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r w:rsidRPr="005049ED">
        <w:rPr>
          <w:rFonts w:ascii="Times New Roman" w:eastAsia="宋体" w:hAnsi="Times New Roman" w:cs="Times New Roman"/>
          <w:sz w:val="24"/>
          <w:szCs w:val="32"/>
        </w:rPr>
        <w:t>-F</w:t>
      </w:r>
      <w:r>
        <w:rPr>
          <w:rFonts w:ascii="宋体" w:eastAsia="宋体" w:hAnsi="宋体" w:hint="eastAsia"/>
          <w:sz w:val="24"/>
          <w:szCs w:val="32"/>
        </w:rPr>
        <w:t>工作液，冷冻保存</w:t>
      </w:r>
    </w:p>
    <w:p w14:paraId="56FEF4C8" w14:textId="67F545C6" w:rsidR="00C366CA" w:rsidRDefault="00C366CA" w:rsidP="00C366C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）第一轮特异性扩增</w:t>
      </w:r>
    </w:p>
    <w:p w14:paraId="49398814" w14:textId="02327BE7" w:rsidR="008D4A3F" w:rsidRPr="005C7CCF" w:rsidRDefault="008D4A3F" w:rsidP="005C7CC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使用靶序列特异性引物</w:t>
      </w:r>
      <w:r>
        <w:rPr>
          <w:rFonts w:ascii="Times New Roman" w:eastAsia="宋体" w:hAnsi="Times New Roman" w:cs="Times New Roman" w:hint="eastAsia"/>
          <w:sz w:val="24"/>
          <w:szCs w:val="28"/>
        </w:rPr>
        <w:t>Tar</w:t>
      </w:r>
      <w:r w:rsidR="00C366CA">
        <w:rPr>
          <w:rFonts w:ascii="Times New Roman" w:eastAsia="宋体" w:hAnsi="Times New Roman" w:cs="Times New Roman" w:hint="eastAsia"/>
          <w:sz w:val="24"/>
          <w:szCs w:val="28"/>
        </w:rPr>
        <w:t>get</w:t>
      </w:r>
      <w:r>
        <w:rPr>
          <w:rFonts w:ascii="Times New Roman" w:eastAsia="宋体" w:hAnsi="Times New Roman" w:cs="Times New Roman" w:hint="eastAsia"/>
          <w:sz w:val="24"/>
          <w:szCs w:val="28"/>
        </w:rPr>
        <w:t>-F</w:t>
      </w:r>
      <w:r>
        <w:rPr>
          <w:rFonts w:ascii="Times New Roman" w:eastAsia="宋体" w:hAnsi="Times New Roman" w:cs="Times New Roman" w:hint="eastAsia"/>
          <w:sz w:val="24"/>
          <w:szCs w:val="28"/>
        </w:rPr>
        <w:t>和</w:t>
      </w:r>
      <w:r>
        <w:rPr>
          <w:rFonts w:ascii="Times New Roman" w:eastAsia="宋体" w:hAnsi="Times New Roman" w:cs="Times New Roman" w:hint="eastAsia"/>
          <w:sz w:val="24"/>
          <w:szCs w:val="28"/>
        </w:rPr>
        <w:t>Tar</w:t>
      </w:r>
      <w:r w:rsidR="00C366CA">
        <w:rPr>
          <w:rFonts w:ascii="Times New Roman" w:eastAsia="宋体" w:hAnsi="Times New Roman" w:cs="Times New Roman"/>
          <w:sz w:val="24"/>
          <w:szCs w:val="28"/>
        </w:rPr>
        <w:t>get</w:t>
      </w:r>
      <w:r>
        <w:rPr>
          <w:rFonts w:ascii="Times New Roman" w:eastAsia="宋体" w:hAnsi="Times New Roman" w:cs="Times New Roman" w:hint="eastAsia"/>
          <w:sz w:val="24"/>
          <w:szCs w:val="28"/>
        </w:rPr>
        <w:t>-R</w:t>
      </w:r>
      <w:r w:rsidR="00C366CA">
        <w:rPr>
          <w:rFonts w:ascii="Times New Roman" w:eastAsia="宋体" w:hAnsi="Times New Roman" w:cs="Times New Roman" w:hint="eastAsia"/>
          <w:sz w:val="24"/>
          <w:szCs w:val="28"/>
        </w:rPr>
        <w:t>对包含靶点的</w:t>
      </w:r>
      <w:r>
        <w:rPr>
          <w:rFonts w:ascii="Times New Roman" w:eastAsia="宋体" w:hAnsi="Times New Roman" w:cs="Times New Roman" w:hint="eastAsia"/>
          <w:sz w:val="24"/>
          <w:szCs w:val="28"/>
        </w:rPr>
        <w:t>目标片段</w:t>
      </w:r>
      <w:r w:rsidR="00C366CA">
        <w:rPr>
          <w:rFonts w:ascii="Times New Roman" w:eastAsia="宋体" w:hAnsi="Times New Roman" w:cs="Times New Roman" w:hint="eastAsia"/>
          <w:sz w:val="24"/>
          <w:szCs w:val="28"/>
        </w:rPr>
        <w:t>进行</w:t>
      </w:r>
      <w:r>
        <w:rPr>
          <w:rFonts w:ascii="Times New Roman" w:eastAsia="宋体" w:hAnsi="Times New Roman" w:cs="Times New Roman" w:hint="eastAsia"/>
          <w:sz w:val="24"/>
          <w:szCs w:val="28"/>
        </w:rPr>
        <w:t>扩增，根据样本数配制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反应总混合液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，将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反应总混合液分装至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96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孔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板中，其中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反应总混合液体系如</w:t>
      </w:r>
      <w:r w:rsidR="00D072E3"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1813D1">
        <w:rPr>
          <w:rFonts w:ascii="Times New Roman" w:eastAsia="宋体" w:hAnsi="Times New Roman" w:cs="Times New Roman" w:hint="eastAsia"/>
          <w:sz w:val="24"/>
          <w:szCs w:val="28"/>
        </w:rPr>
        <w:t>3-1</w:t>
      </w:r>
      <w:r w:rsidR="00D072E3">
        <w:rPr>
          <w:rFonts w:ascii="Times New Roman" w:eastAsia="宋体" w:hAnsi="Times New Roman" w:cs="Times New Roman" w:hint="eastAsia"/>
          <w:sz w:val="24"/>
          <w:szCs w:val="28"/>
        </w:rPr>
        <w:t>所示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（样本数为</w:t>
      </w:r>
      <w:r w:rsidR="009B276C" w:rsidRPr="001813D1">
        <w:rPr>
          <w:rFonts w:ascii="Times New Roman" w:eastAsia="宋体" w:hAnsi="Times New Roman" w:cs="Times New Roman" w:hint="eastAsia"/>
          <w:i/>
          <w:iCs/>
          <w:sz w:val="24"/>
          <w:szCs w:val="28"/>
        </w:rPr>
        <w:t>n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）：</w:t>
      </w:r>
    </w:p>
    <w:p w14:paraId="6181A4D8" w14:textId="0E3F57AD" w:rsidR="00D072E3" w:rsidRDefault="00D072E3" w:rsidP="00D072E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5C7CCF">
        <w:rPr>
          <w:rFonts w:ascii="Times New Roman" w:eastAsia="宋体" w:hAnsi="Times New Roman" w:cs="Times New Roman" w:hint="eastAsia"/>
          <w:sz w:val="24"/>
          <w:szCs w:val="28"/>
        </w:rPr>
        <w:t>3-1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LaDecode</w:t>
      </w:r>
      <w:r>
        <w:rPr>
          <w:rFonts w:ascii="Times New Roman" w:eastAsia="宋体" w:hAnsi="Times New Roman" w:cs="Times New Roman" w:hint="eastAsia"/>
          <w:sz w:val="24"/>
          <w:szCs w:val="24"/>
        </w:rPr>
        <w:t>第一轮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反应总混合液体系</w:t>
      </w:r>
      <w:r w:rsidR="003E26E0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3E26E0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r w:rsidR="003E26E0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3E26E0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051"/>
        <w:gridCol w:w="3729"/>
      </w:tblGrid>
      <w:tr w:rsidR="008D4A3F" w:rsidRPr="00AD19A1" w14:paraId="313AE6DC" w14:textId="77777777" w:rsidTr="00F25E4D">
        <w:trPr>
          <w:trHeight w:val="476"/>
          <w:jc w:val="center"/>
        </w:trPr>
        <w:tc>
          <w:tcPr>
            <w:tcW w:w="3051" w:type="dxa"/>
          </w:tcPr>
          <w:p w14:paraId="3F26460D" w14:textId="1492A6FB" w:rsidR="008D4A3F" w:rsidRPr="00837E7E" w:rsidRDefault="008D4A3F" w:rsidP="00556C8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x </w:t>
            </w:r>
            <w:r w:rsidR="009B276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Phanta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m</w:t>
            </w:r>
            <w:r w:rsidR="00556C8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x </w:t>
            </w:r>
            <w:r w:rsidR="006934F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buffer</w:t>
            </w:r>
          </w:p>
        </w:tc>
        <w:tc>
          <w:tcPr>
            <w:tcW w:w="3729" w:type="dxa"/>
          </w:tcPr>
          <w:p w14:paraId="3A5A31F2" w14:textId="70C2AD67" w:rsidR="008D4A3F" w:rsidRPr="00837E7E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7.5 μL ×</w:t>
            </w:r>
            <w:r w:rsidR="001813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1813D1" w:rsidRPr="001813D1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8"/>
              </w:rPr>
              <w:t>n</w:t>
            </w:r>
          </w:p>
        </w:tc>
      </w:tr>
      <w:tr w:rsidR="008D4A3F" w:rsidRPr="00AD19A1" w14:paraId="314D4ED4" w14:textId="77777777" w:rsidTr="00F25E4D">
        <w:trPr>
          <w:trHeight w:val="476"/>
          <w:jc w:val="center"/>
        </w:trPr>
        <w:tc>
          <w:tcPr>
            <w:tcW w:w="3051" w:type="dxa"/>
          </w:tcPr>
          <w:p w14:paraId="3BB74683" w14:textId="469539DD" w:rsidR="008D4A3F" w:rsidRPr="00664C7F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 w:rsidR="009B276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</w:t>
            </w:r>
            <w:r w:rsidR="00664C7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get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-F </w:t>
            </w:r>
            <w:r w:rsidR="00664C7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10 μM</w:t>
            </w:r>
            <w:r w:rsidR="00664C7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</w:t>
            </w:r>
          </w:p>
        </w:tc>
        <w:tc>
          <w:tcPr>
            <w:tcW w:w="3729" w:type="dxa"/>
          </w:tcPr>
          <w:p w14:paraId="0118D919" w14:textId="77777777" w:rsidR="008D4A3F" w:rsidRPr="00837E7E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μL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0.2 μM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</w:tr>
      <w:tr w:rsidR="008D4A3F" w:rsidRPr="00AD19A1" w14:paraId="1D17F940" w14:textId="77777777" w:rsidTr="00F25E4D">
        <w:trPr>
          <w:trHeight w:val="476"/>
          <w:jc w:val="center"/>
        </w:trPr>
        <w:tc>
          <w:tcPr>
            <w:tcW w:w="3051" w:type="dxa"/>
          </w:tcPr>
          <w:p w14:paraId="7DD5DE13" w14:textId="29824F2E" w:rsidR="008D4A3F" w:rsidRPr="00837E7E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 w:rsidR="009B276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</w:t>
            </w:r>
            <w:r w:rsidR="00664C7F">
              <w:rPr>
                <w:rFonts w:ascii="Times New Roman" w:eastAsia="宋体" w:hAnsi="Times New Roman" w:cs="Times New Roman"/>
                <w:sz w:val="24"/>
                <w:szCs w:val="24"/>
              </w:rPr>
              <w:t>get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-R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10 μM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3729" w:type="dxa"/>
          </w:tcPr>
          <w:p w14:paraId="10B57A0D" w14:textId="77777777" w:rsidR="008D4A3F" w:rsidRPr="00837E7E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μL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0.2 μM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</w:tr>
      <w:tr w:rsidR="009B276C" w:rsidRPr="00AD19A1" w14:paraId="7675C690" w14:textId="77777777" w:rsidTr="00F25E4D">
        <w:trPr>
          <w:trHeight w:val="476"/>
          <w:jc w:val="center"/>
        </w:trPr>
        <w:tc>
          <w:tcPr>
            <w:tcW w:w="3051" w:type="dxa"/>
          </w:tcPr>
          <w:p w14:paraId="1D4FCA86" w14:textId="5003A71D" w:rsidR="009B276C" w:rsidRPr="00837E7E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dNTP</w:t>
            </w:r>
            <w:r w:rsidR="00967F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 (10 mM)</w:t>
            </w:r>
          </w:p>
        </w:tc>
        <w:tc>
          <w:tcPr>
            <w:tcW w:w="3729" w:type="dxa"/>
          </w:tcPr>
          <w:p w14:paraId="191930E7" w14:textId="3C4C4AED" w:rsidR="009B276C" w:rsidRPr="00837E7E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0.3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μL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9B276C" w:rsidRPr="00AD19A1" w14:paraId="20E88442" w14:textId="77777777" w:rsidTr="00F25E4D">
        <w:trPr>
          <w:trHeight w:val="476"/>
          <w:jc w:val="center"/>
        </w:trPr>
        <w:tc>
          <w:tcPr>
            <w:tcW w:w="3051" w:type="dxa"/>
          </w:tcPr>
          <w:p w14:paraId="2B646870" w14:textId="53CC0975" w:rsidR="009B276C" w:rsidRPr="00837E7E" w:rsidRDefault="009B276C" w:rsidP="00967F2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Phanta</w:t>
            </w:r>
            <w:r w:rsidR="00967F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(1U/</w:t>
            </w:r>
            <w:r w:rsidR="00967F27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</w:t>
            </w:r>
            <w:r w:rsidR="00967F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</w:t>
            </w:r>
            <w:r w:rsidR="00967F27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3729" w:type="dxa"/>
          </w:tcPr>
          <w:p w14:paraId="46074B82" w14:textId="38E7DB14" w:rsidR="009B276C" w:rsidRPr="00837E7E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0.3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μL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8D4A3F" w:rsidRPr="00AD19A1" w14:paraId="45C24F6F" w14:textId="77777777" w:rsidTr="00F25E4D">
        <w:trPr>
          <w:trHeight w:val="468"/>
          <w:jc w:val="center"/>
        </w:trPr>
        <w:tc>
          <w:tcPr>
            <w:tcW w:w="3051" w:type="dxa"/>
          </w:tcPr>
          <w:p w14:paraId="3BC1CC64" w14:textId="77777777" w:rsidR="008D4A3F" w:rsidRPr="00837E7E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3729" w:type="dxa"/>
          </w:tcPr>
          <w:p w14:paraId="14CADE64" w14:textId="0B54D54F" w:rsidR="008D4A3F" w:rsidRPr="00837E7E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6.3</w:t>
            </w:r>
            <w:r w:rsidR="008D4A3F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μL × </w:t>
            </w:r>
            <w:r w:rsidR="008D4A3F"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</w:tbl>
    <w:p w14:paraId="4A6E3C80" w14:textId="572F986D" w:rsidR="008D4A3F" w:rsidRDefault="005C7CCF" w:rsidP="005C7CC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（注：建议使用高保值酶扩增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/>
          <w:sz w:val="24"/>
          <w:szCs w:val="28"/>
        </w:rPr>
        <w:t xml:space="preserve"> kb</w:t>
      </w:r>
      <w:r>
        <w:rPr>
          <w:rFonts w:ascii="Times New Roman" w:eastAsia="宋体" w:hAnsi="Times New Roman" w:cs="Times New Roman" w:hint="eastAsia"/>
          <w:sz w:val="24"/>
          <w:szCs w:val="28"/>
        </w:rPr>
        <w:t>以上的片段）</w:t>
      </w:r>
    </w:p>
    <w:p w14:paraId="4BF146B5" w14:textId="77777777" w:rsidR="005C7CCF" w:rsidRPr="005C7CCF" w:rsidRDefault="005C7CCF" w:rsidP="005C7CC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p w14:paraId="0213D8EA" w14:textId="766AC420" w:rsidR="008D4A3F" w:rsidRDefault="008D4A3F" w:rsidP="008D4A3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将</w:t>
      </w:r>
      <w:r w:rsidR="002911EF">
        <w:rPr>
          <w:rFonts w:ascii="Times New Roman" w:eastAsia="宋体" w:hAnsi="Times New Roman" w:cs="Times New Roman" w:hint="eastAsia"/>
          <w:sz w:val="24"/>
          <w:szCs w:val="28"/>
        </w:rPr>
        <w:t>待检测</w:t>
      </w:r>
      <w:r>
        <w:rPr>
          <w:rFonts w:ascii="Times New Roman" w:eastAsia="宋体" w:hAnsi="Times New Roman" w:cs="Times New Roman" w:hint="eastAsia"/>
          <w:sz w:val="24"/>
          <w:szCs w:val="28"/>
        </w:rPr>
        <w:t>样</w:t>
      </w:r>
      <w:r w:rsidR="002911EF">
        <w:rPr>
          <w:rFonts w:ascii="Times New Roman" w:eastAsia="宋体" w:hAnsi="Times New Roman" w:cs="Times New Roman" w:hint="eastAsia"/>
          <w:sz w:val="24"/>
          <w:szCs w:val="28"/>
        </w:rPr>
        <w:t>品的</w:t>
      </w:r>
      <w:r>
        <w:rPr>
          <w:rFonts w:ascii="Times New Roman" w:eastAsia="宋体" w:hAnsi="Times New Roman" w:cs="Times New Roman" w:hint="eastAsia"/>
          <w:sz w:val="24"/>
          <w:szCs w:val="28"/>
        </w:rPr>
        <w:t>DNA</w:t>
      </w:r>
      <w:r w:rsidR="00556C8C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556C8C">
        <w:rPr>
          <w:rFonts w:ascii="Times New Roman" w:eastAsia="宋体" w:hAnsi="Times New Roman" w:cs="Times New Roman" w:hint="eastAsia"/>
          <w:sz w:val="24"/>
          <w:szCs w:val="28"/>
        </w:rPr>
        <w:t>20 ng/</w:t>
      </w:r>
      <w:r w:rsidR="00556C8C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556C8C"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8"/>
        </w:rPr>
        <w:t>分装至</w:t>
      </w:r>
      <w:r>
        <w:rPr>
          <w:rFonts w:ascii="Times New Roman" w:eastAsia="宋体" w:hAnsi="Times New Roman" w:cs="Times New Roman" w:hint="eastAsia"/>
          <w:sz w:val="24"/>
          <w:szCs w:val="28"/>
        </w:rPr>
        <w:t>96</w:t>
      </w:r>
      <w:r>
        <w:rPr>
          <w:rFonts w:ascii="Times New Roman" w:eastAsia="宋体" w:hAnsi="Times New Roman" w:cs="Times New Roman" w:hint="eastAsia"/>
          <w:sz w:val="24"/>
          <w:szCs w:val="28"/>
        </w:rPr>
        <w:t>孔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板，并使用</w:t>
      </w:r>
      <w:r>
        <w:rPr>
          <w:rFonts w:ascii="Times New Roman" w:eastAsia="宋体" w:hAnsi="Times New Roman" w:cs="Times New Roman" w:hint="eastAsia"/>
          <w:sz w:val="24"/>
          <w:szCs w:val="28"/>
        </w:rPr>
        <w:t>96</w:t>
      </w:r>
      <w:r>
        <w:rPr>
          <w:rFonts w:ascii="Times New Roman" w:eastAsia="宋体" w:hAnsi="Times New Roman" w:cs="Times New Roman" w:hint="eastAsia"/>
          <w:sz w:val="24"/>
          <w:szCs w:val="28"/>
        </w:rPr>
        <w:t>孔针</w:t>
      </w:r>
      <w:r w:rsidR="002911EF">
        <w:rPr>
          <w:rFonts w:ascii="Times New Roman" w:eastAsia="宋体" w:hAnsi="Times New Roman" w:cs="Times New Roman" w:hint="eastAsia"/>
          <w:sz w:val="24"/>
          <w:szCs w:val="28"/>
        </w:rPr>
        <w:t>取样器或者多通道移液器吸取</w:t>
      </w:r>
      <w:r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="002911EF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2911EF">
        <w:rPr>
          <w:rFonts w:ascii="Times New Roman" w:eastAsia="宋体" w:hAnsi="Times New Roman" w:cs="Times New Roman" w:hint="eastAsia"/>
          <w:sz w:val="24"/>
          <w:szCs w:val="24"/>
        </w:rPr>
        <w:t>的样品</w:t>
      </w:r>
      <w:r>
        <w:rPr>
          <w:rFonts w:ascii="Times New Roman" w:eastAsia="宋体" w:hAnsi="Times New Roman" w:cs="Times New Roman" w:hint="eastAsia"/>
          <w:sz w:val="24"/>
          <w:szCs w:val="24"/>
        </w:rPr>
        <w:t>DNA</w:t>
      </w:r>
      <w:r w:rsidR="002911EF">
        <w:rPr>
          <w:rFonts w:ascii="Times New Roman" w:eastAsia="宋体" w:hAnsi="Times New Roman" w:cs="Times New Roman" w:hint="eastAsia"/>
          <w:sz w:val="24"/>
          <w:szCs w:val="24"/>
        </w:rPr>
        <w:t>（约</w:t>
      </w:r>
      <w:r w:rsidR="002911EF" w:rsidRPr="002911EF">
        <w:rPr>
          <w:rFonts w:ascii="Times New Roman" w:eastAsia="宋体" w:hAnsi="Times New Roman" w:cs="Times New Roman"/>
          <w:sz w:val="24"/>
          <w:szCs w:val="24"/>
        </w:rPr>
        <w:t>20 ng</w:t>
      </w:r>
      <w:r w:rsidR="002911EF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于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反应体系中进行样本目的基因扩增子的扩增，</w:t>
      </w:r>
      <w:r w:rsidR="009B276C">
        <w:rPr>
          <w:rFonts w:ascii="Times New Roman" w:eastAsia="宋体" w:hAnsi="Times New Roman" w:cs="Times New Roman" w:hint="eastAsia"/>
          <w:sz w:val="24"/>
          <w:szCs w:val="24"/>
        </w:rPr>
        <w:t>常规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D23EA4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C90681">
        <w:rPr>
          <w:rFonts w:ascii="Times New Roman" w:eastAsia="宋体" w:hAnsi="Times New Roman" w:cs="Times New Roman" w:hint="eastAsia"/>
          <w:sz w:val="24"/>
          <w:szCs w:val="24"/>
        </w:rPr>
        <w:t>3-2</w:t>
      </w:r>
      <w:r w:rsidR="00D23EA4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E753763" w14:textId="77777777" w:rsidR="008D4A3F" w:rsidRDefault="008D4A3F" w:rsidP="008D4A3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A35B22B" w14:textId="6333266E" w:rsidR="00D072E3" w:rsidRDefault="00D072E3" w:rsidP="00D072E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C90681">
        <w:rPr>
          <w:rFonts w:ascii="Times New Roman" w:eastAsia="宋体" w:hAnsi="Times New Roman" w:cs="Times New Roman" w:hint="eastAsia"/>
          <w:sz w:val="24"/>
          <w:szCs w:val="24"/>
        </w:rPr>
        <w:t>3-2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LaDecode</w:t>
      </w:r>
      <w:r>
        <w:rPr>
          <w:rFonts w:ascii="Times New Roman" w:eastAsia="宋体" w:hAnsi="Times New Roman" w:cs="Times New Roman" w:hint="eastAsia"/>
          <w:sz w:val="24"/>
          <w:szCs w:val="24"/>
        </w:rPr>
        <w:t>第一轮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2447"/>
        <w:gridCol w:w="1805"/>
      </w:tblGrid>
      <w:tr w:rsidR="009B276C" w:rsidRPr="00DD0177" w14:paraId="1E5B4AA2" w14:textId="77777777" w:rsidTr="00556C8C">
        <w:trPr>
          <w:trHeight w:val="440"/>
          <w:jc w:val="center"/>
        </w:trPr>
        <w:tc>
          <w:tcPr>
            <w:tcW w:w="1460" w:type="dxa"/>
            <w:vAlign w:val="center"/>
          </w:tcPr>
          <w:p w14:paraId="0EFD8431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预变性</w:t>
            </w:r>
          </w:p>
        </w:tc>
        <w:tc>
          <w:tcPr>
            <w:tcW w:w="2447" w:type="dxa"/>
            <w:vAlign w:val="center"/>
          </w:tcPr>
          <w:p w14:paraId="2EC51276" w14:textId="1DC5C1EF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95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℃, 2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805" w:type="dxa"/>
          </w:tcPr>
          <w:p w14:paraId="5961F75B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B276C" w:rsidRPr="004230F0" w14:paraId="151CCDB9" w14:textId="77777777" w:rsidTr="00556C8C">
        <w:trPr>
          <w:trHeight w:val="440"/>
          <w:jc w:val="center"/>
        </w:trPr>
        <w:tc>
          <w:tcPr>
            <w:tcW w:w="1460" w:type="dxa"/>
            <w:vAlign w:val="center"/>
          </w:tcPr>
          <w:p w14:paraId="2F4AE3E5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变性</w:t>
            </w:r>
          </w:p>
        </w:tc>
        <w:tc>
          <w:tcPr>
            <w:tcW w:w="2447" w:type="dxa"/>
            <w:vAlign w:val="center"/>
          </w:tcPr>
          <w:p w14:paraId="6715A720" w14:textId="46ADA2E0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95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℃, 30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05" w:type="dxa"/>
            <w:vMerge w:val="restart"/>
            <w:vAlign w:val="center"/>
          </w:tcPr>
          <w:p w14:paraId="44B955C9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30~32 cycles</w:t>
            </w:r>
          </w:p>
        </w:tc>
      </w:tr>
      <w:tr w:rsidR="009B276C" w:rsidRPr="00DD0177" w14:paraId="10416588" w14:textId="77777777" w:rsidTr="00556C8C">
        <w:trPr>
          <w:trHeight w:val="431"/>
          <w:jc w:val="center"/>
        </w:trPr>
        <w:tc>
          <w:tcPr>
            <w:tcW w:w="1460" w:type="dxa"/>
            <w:vAlign w:val="center"/>
          </w:tcPr>
          <w:p w14:paraId="0D0CF38C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退火</w:t>
            </w:r>
          </w:p>
        </w:tc>
        <w:tc>
          <w:tcPr>
            <w:tcW w:w="2447" w:type="dxa"/>
            <w:vAlign w:val="center"/>
          </w:tcPr>
          <w:p w14:paraId="44E80452" w14:textId="33E31B8C" w:rsidR="009B276C" w:rsidRPr="009B276C" w:rsidRDefault="009B276C" w:rsidP="0079490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60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 w:rsidR="0079490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05" w:type="dxa"/>
            <w:vMerge/>
          </w:tcPr>
          <w:p w14:paraId="13FA9C0D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B276C" w:rsidRPr="00DD0177" w14:paraId="03B3FC8A" w14:textId="77777777" w:rsidTr="00B501DD">
        <w:trPr>
          <w:trHeight w:val="1451"/>
          <w:jc w:val="center"/>
        </w:trPr>
        <w:tc>
          <w:tcPr>
            <w:tcW w:w="1460" w:type="dxa"/>
            <w:vAlign w:val="center"/>
          </w:tcPr>
          <w:p w14:paraId="37E0DED5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2447" w:type="dxa"/>
            <w:vAlign w:val="center"/>
          </w:tcPr>
          <w:p w14:paraId="63F8528B" w14:textId="75588C79" w:rsidR="00556C8C" w:rsidRDefault="00556C8C" w:rsidP="00556C8C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(65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</w:t>
            </w:r>
            <w:r w:rsidR="00B501D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S, 68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</w:t>
            </w:r>
            <w:r w:rsidR="00B501D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S,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9B276C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72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9B276C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15S) x n</w:t>
            </w:r>
            <w:r w:rsidR="009B276C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48D175B5" w14:textId="552E07FF" w:rsidR="009B276C" w:rsidRPr="009B276C" w:rsidRDefault="009B276C" w:rsidP="00556C8C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（根据片段</w:t>
            </w:r>
            <w:r w:rsidR="00B501D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长度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设置</w:t>
            </w:r>
            <w:r w:rsidR="00556C8C" w:rsidRPr="00556C8C">
              <w:rPr>
                <w:rFonts w:ascii="Times New Roman" w:eastAsia="宋体" w:hAnsi="Times New Roman" w:cs="Times New Roman" w:hint="eastAsia"/>
                <w:sz w:val="24"/>
                <w:szCs w:val="24"/>
                <w:u w:val="single"/>
              </w:rPr>
              <w:t>内循环数</w:t>
            </w:r>
            <w:r w:rsidR="00556C8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，每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1 kb</w:t>
            </w:r>
            <w:r w:rsidR="00556C8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/n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1805" w:type="dxa"/>
            <w:vMerge/>
          </w:tcPr>
          <w:p w14:paraId="269D82E9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B276C" w:rsidRPr="00DD0177" w14:paraId="12D51657" w14:textId="77777777" w:rsidTr="00556C8C">
        <w:trPr>
          <w:trHeight w:val="392"/>
          <w:jc w:val="center"/>
        </w:trPr>
        <w:tc>
          <w:tcPr>
            <w:tcW w:w="1460" w:type="dxa"/>
            <w:vAlign w:val="center"/>
          </w:tcPr>
          <w:p w14:paraId="2AEBF015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终延伸</w:t>
            </w:r>
          </w:p>
        </w:tc>
        <w:tc>
          <w:tcPr>
            <w:tcW w:w="2447" w:type="dxa"/>
            <w:vAlign w:val="center"/>
          </w:tcPr>
          <w:p w14:paraId="38662714" w14:textId="434CA44F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70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℃, 2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805" w:type="dxa"/>
          </w:tcPr>
          <w:p w14:paraId="41F5EEC0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1F87CAA7" w14:textId="403EE0A1" w:rsidR="008D4A3F" w:rsidRDefault="00B501DD" w:rsidP="00B501DD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   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若序列片段较长，且片段的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GC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含量分布不均一，使用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STI PCR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方法</w:t>
      </w: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Zhao</w:t>
      </w:r>
      <w:r>
        <w:rPr>
          <w:rFonts w:ascii="Times New Roman" w:eastAsia="宋体" w:hAnsi="Times New Roman" w:cs="Times New Roman" w:hint="eastAsia"/>
          <w:sz w:val="24"/>
          <w:szCs w:val="28"/>
        </w:rPr>
        <w:t>等</w:t>
      </w:r>
      <w:r>
        <w:rPr>
          <w:rFonts w:ascii="Times New Roman" w:eastAsia="宋体" w:hAnsi="Times New Roman" w:cs="Times New Roman" w:hint="eastAsia"/>
          <w:sz w:val="24"/>
          <w:szCs w:val="28"/>
        </w:rPr>
        <w:t>2022</w:t>
      </w:r>
      <w:r>
        <w:rPr>
          <w:rFonts w:ascii="Times New Roman" w:eastAsia="宋体" w:hAnsi="Times New Roman" w:cs="Times New Roman" w:hint="eastAsia"/>
          <w:sz w:val="24"/>
          <w:szCs w:val="28"/>
        </w:rPr>
        <w:t>）的延伸变温内循环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进行片段扩增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D9E9673" w14:textId="2EBBD700" w:rsidR="009B276C" w:rsidRDefault="009B276C" w:rsidP="007157E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第一轮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反应结束后，每个板随机取几个样本的扩增产物进行琼脂糖凝胶</w:t>
      </w:r>
      <w:r w:rsidR="00580192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580192">
        <w:rPr>
          <w:rFonts w:ascii="Times New Roman" w:eastAsia="宋体" w:hAnsi="Times New Roman" w:cs="Times New Roman" w:hint="eastAsia"/>
          <w:sz w:val="24"/>
          <w:szCs w:val="28"/>
        </w:rPr>
        <w:t>0.8%</w:t>
      </w:r>
      <w:r w:rsidR="00580192"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电泳</w:t>
      </w:r>
      <w:r w:rsidR="00D52EEC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检测</w:t>
      </w:r>
      <w:r w:rsidR="00D52EEC">
        <w:rPr>
          <w:rFonts w:ascii="Times New Roman" w:eastAsia="宋体" w:hAnsi="Times New Roman" w:cs="Times New Roman" w:hint="eastAsia"/>
          <w:sz w:val="24"/>
          <w:szCs w:val="28"/>
        </w:rPr>
        <w:t>扩增产物的浓度和特异性</w:t>
      </w:r>
      <w:r>
        <w:rPr>
          <w:rFonts w:ascii="Times New Roman" w:eastAsia="宋体" w:hAnsi="Times New Roman" w:cs="Times New Roman" w:hint="eastAsia"/>
          <w:sz w:val="24"/>
          <w:szCs w:val="28"/>
        </w:rPr>
        <w:t>。如果扩增产物浓度较低，可增加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D52EEC">
        <w:rPr>
          <w:rFonts w:ascii="Times New Roman" w:eastAsia="宋体" w:hAnsi="Times New Roman" w:cs="Times New Roman" w:hint="eastAsia"/>
          <w:sz w:val="24"/>
          <w:szCs w:val="28"/>
        </w:rPr>
        <w:t>～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个循环，提高产物浓度。</w:t>
      </w:r>
    </w:p>
    <w:p w14:paraId="2391428B" w14:textId="436E9C04" w:rsidR="00D52EEC" w:rsidRPr="00D52EEC" w:rsidRDefault="00D52EEC" w:rsidP="00D52E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 w:hint="eastAsia"/>
          <w:sz w:val="24"/>
          <w:szCs w:val="28"/>
        </w:rPr>
        <w:t>）第二轮</w:t>
      </w:r>
      <w:r>
        <w:rPr>
          <w:rFonts w:ascii="Times New Roman" w:eastAsia="宋体" w:hAnsi="Times New Roman" w:cs="Times New Roman" w:hint="eastAsia"/>
          <w:sz w:val="24"/>
          <w:szCs w:val="28"/>
        </w:rPr>
        <w:t>barcoding</w:t>
      </w:r>
      <w:r>
        <w:rPr>
          <w:rFonts w:ascii="Times New Roman" w:eastAsia="宋体" w:hAnsi="Times New Roman" w:cs="Times New Roman" w:hint="eastAsia"/>
          <w:sz w:val="24"/>
          <w:szCs w:val="28"/>
        </w:rPr>
        <w:t>扩增</w:t>
      </w:r>
    </w:p>
    <w:p w14:paraId="1F9859E3" w14:textId="3F2311AE" w:rsidR="009B276C" w:rsidRDefault="00D52EEC" w:rsidP="005B23E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扩增反应的目的是引入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580192">
        <w:rPr>
          <w:rFonts w:ascii="Times New Roman" w:eastAsia="宋体" w:hAnsi="Times New Roman" w:cs="Times New Roman" w:hint="eastAsia"/>
          <w:sz w:val="24"/>
          <w:szCs w:val="28"/>
        </w:rPr>
        <w:t>序列。</w:t>
      </w:r>
      <w:r>
        <w:rPr>
          <w:rFonts w:ascii="Times New Roman" w:eastAsia="宋体" w:hAnsi="Times New Roman" w:cs="Times New Roman" w:hint="eastAsia"/>
          <w:sz w:val="24"/>
          <w:szCs w:val="28"/>
        </w:rPr>
        <w:t>将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第一轮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扩增产物</w:t>
      </w:r>
      <w:r>
        <w:rPr>
          <w:rFonts w:ascii="Times New Roman" w:eastAsia="宋体" w:hAnsi="Times New Roman" w:cs="Times New Roman" w:hint="eastAsia"/>
          <w:sz w:val="24"/>
          <w:szCs w:val="28"/>
        </w:rPr>
        <w:t>稀释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倍（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加入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 xml:space="preserve">30 </w:t>
      </w:r>
      <w:r w:rsidRPr="007E7EF9">
        <w:rPr>
          <w:rFonts w:ascii="Times New Roman" w:eastAsia="宋体" w:hAnsi="Times New Roman" w:cs="Times New Roman"/>
          <w:sz w:val="24"/>
          <w:szCs w:val="24"/>
        </w:rPr>
        <w:t>μL ddH</w:t>
      </w:r>
      <w:r w:rsidRPr="007E7EF9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E7EF9">
        <w:rPr>
          <w:rFonts w:ascii="Times New Roman" w:eastAsia="宋体" w:hAnsi="Times New Roman" w:cs="Times New Roman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）。根据样本数配制第二轮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总混合液</w:t>
      </w:r>
      <w:r w:rsidR="00967F27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67F27"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967F27">
        <w:rPr>
          <w:rFonts w:ascii="Times New Roman" w:eastAsia="宋体" w:hAnsi="Times New Roman" w:cs="Times New Roman"/>
          <w:sz w:val="24"/>
          <w:szCs w:val="28"/>
        </w:rPr>
        <w:t>3-3</w:t>
      </w:r>
      <w:r w:rsidR="00967F27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，将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反应总混合液分装</w:t>
      </w:r>
      <w:r w:rsidR="00580192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r w:rsidR="00580192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>
        <w:rPr>
          <w:rFonts w:ascii="Times New Roman" w:eastAsia="宋体" w:hAnsi="Times New Roman" w:cs="Times New Roman" w:hint="eastAsia"/>
          <w:sz w:val="24"/>
          <w:szCs w:val="24"/>
        </w:rPr>
        <w:t>至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板中</w:t>
      </w:r>
      <w:r w:rsidR="00967F2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D81E29D" w14:textId="76FF93C3" w:rsidR="00AF7183" w:rsidRPr="00AF7183" w:rsidRDefault="00AF7183" w:rsidP="00AF718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934AC0">
        <w:rPr>
          <w:rFonts w:ascii="Times New Roman" w:eastAsia="宋体" w:hAnsi="Times New Roman" w:cs="Times New Roman"/>
          <w:sz w:val="24"/>
          <w:szCs w:val="28"/>
        </w:rPr>
        <w:t>3-3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r>
        <w:rPr>
          <w:rFonts w:ascii="Times New Roman" w:eastAsia="宋体" w:hAnsi="Times New Roman" w:cs="Times New Roman" w:hint="eastAsia"/>
          <w:sz w:val="24"/>
          <w:szCs w:val="24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反应总混合液体系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596"/>
        <w:gridCol w:w="4366"/>
      </w:tblGrid>
      <w:tr w:rsidR="009B276C" w:rsidRPr="00AD19A1" w14:paraId="06C77FEE" w14:textId="77777777" w:rsidTr="00934AC0">
        <w:trPr>
          <w:trHeight w:val="480"/>
          <w:jc w:val="center"/>
        </w:trPr>
        <w:tc>
          <w:tcPr>
            <w:tcW w:w="2596" w:type="dxa"/>
          </w:tcPr>
          <w:p w14:paraId="540BC744" w14:textId="64BB334A" w:rsidR="009B276C" w:rsidRPr="00B95122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2 x Phanta m</w:t>
            </w:r>
            <w:r w:rsidR="00967F27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a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x</w:t>
            </w:r>
            <w:r w:rsidR="006934F7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buffer</w:t>
            </w:r>
          </w:p>
        </w:tc>
        <w:tc>
          <w:tcPr>
            <w:tcW w:w="4366" w:type="dxa"/>
          </w:tcPr>
          <w:p w14:paraId="62E859BC" w14:textId="1736A5A0" w:rsidR="009B276C" w:rsidRPr="00B95122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7.5 μL × </w:t>
            </w:r>
            <w:r w:rsidR="00B95122"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  <w:tr w:rsidR="009B276C" w:rsidRPr="00AD19A1" w14:paraId="4C7C2ED7" w14:textId="77777777" w:rsidTr="00934AC0">
        <w:trPr>
          <w:trHeight w:val="480"/>
          <w:jc w:val="center"/>
        </w:trPr>
        <w:tc>
          <w:tcPr>
            <w:tcW w:w="2596" w:type="dxa"/>
          </w:tcPr>
          <w:p w14:paraId="2E837FE4" w14:textId="01810B6D" w:rsidR="009B276C" w:rsidRPr="00B95122" w:rsidRDefault="005B23EF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plate</w:t>
            </w:r>
            <w:r w:rsidRPr="00E21718">
              <w:rPr>
                <w:rFonts w:ascii="Times New Roman" w:eastAsia="宋体" w:hAnsi="Times New Roman" w:cs="Times New Roman"/>
                <w:sz w:val="24"/>
                <w:szCs w:val="24"/>
                <w:vertAlign w:val="superscript"/>
              </w:rPr>
              <w:t>N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-</w:t>
            </w:r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（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10 μM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4366" w:type="dxa"/>
          </w:tcPr>
          <w:p w14:paraId="05CE0AAC" w14:textId="1CD26948" w:rsidR="009B276C" w:rsidRPr="00B95122" w:rsidRDefault="00C51AB0" w:rsidP="00967F27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0.3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μL × </w:t>
            </w:r>
            <w:r w:rsidR="00B95122"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终浓度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0.</w:t>
            </w:r>
            <w:r w:rsidR="00161905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μM)</w:t>
            </w:r>
          </w:p>
        </w:tc>
      </w:tr>
      <w:tr w:rsidR="00B95122" w:rsidRPr="00AD19A1" w14:paraId="1B614933" w14:textId="77777777" w:rsidTr="00934AC0">
        <w:trPr>
          <w:trHeight w:val="480"/>
          <w:jc w:val="center"/>
        </w:trPr>
        <w:tc>
          <w:tcPr>
            <w:tcW w:w="2596" w:type="dxa"/>
          </w:tcPr>
          <w:p w14:paraId="239DECFB" w14:textId="603BCBB6" w:rsidR="00B95122" w:rsidRPr="00B95122" w:rsidRDefault="00B95122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dNTP</w:t>
            </w:r>
            <w:r w:rsidR="00967F27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s </w:t>
            </w:r>
            <w:r w:rsidR="00967F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(10 mM)</w:t>
            </w:r>
          </w:p>
        </w:tc>
        <w:tc>
          <w:tcPr>
            <w:tcW w:w="4366" w:type="dxa"/>
          </w:tcPr>
          <w:p w14:paraId="7C992D06" w14:textId="18E43809" w:rsidR="00B95122" w:rsidRPr="00B95122" w:rsidRDefault="00B95122" w:rsidP="00F25E4D">
            <w:pPr>
              <w:spacing w:line="360" w:lineRule="auto"/>
              <w:rPr>
                <w:rFonts w:ascii="Times New Roman" w:eastAsia="宋体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0.3 μL ×</w:t>
            </w:r>
            <w:r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 n</w:t>
            </w:r>
          </w:p>
        </w:tc>
      </w:tr>
      <w:tr w:rsidR="00B95122" w:rsidRPr="00AD19A1" w14:paraId="0DAE59FF" w14:textId="77777777" w:rsidTr="00934AC0">
        <w:trPr>
          <w:trHeight w:val="480"/>
          <w:jc w:val="center"/>
        </w:trPr>
        <w:tc>
          <w:tcPr>
            <w:tcW w:w="2596" w:type="dxa"/>
          </w:tcPr>
          <w:p w14:paraId="3AF7E702" w14:textId="0DF59AAE" w:rsidR="00B95122" w:rsidRPr="00B95122" w:rsidRDefault="00B95122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Phanta</w:t>
            </w:r>
          </w:p>
        </w:tc>
        <w:tc>
          <w:tcPr>
            <w:tcW w:w="4366" w:type="dxa"/>
          </w:tcPr>
          <w:p w14:paraId="53661131" w14:textId="06467BD4" w:rsidR="00B95122" w:rsidRPr="00B95122" w:rsidRDefault="00B95122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0.3 μL × </w:t>
            </w:r>
            <w:r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  <w:tr w:rsidR="009B276C" w14:paraId="1D52EA81" w14:textId="77777777" w:rsidTr="00934AC0">
        <w:trPr>
          <w:trHeight w:val="504"/>
          <w:jc w:val="center"/>
        </w:trPr>
        <w:tc>
          <w:tcPr>
            <w:tcW w:w="2596" w:type="dxa"/>
          </w:tcPr>
          <w:p w14:paraId="531DDD73" w14:textId="77777777" w:rsidR="009B276C" w:rsidRPr="00B95122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ddH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4366" w:type="dxa"/>
          </w:tcPr>
          <w:p w14:paraId="3BC55B78" w14:textId="1520044D" w:rsidR="009B276C" w:rsidRPr="00B95122" w:rsidRDefault="00B95122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6.8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μL 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× </w:t>
            </w:r>
            <w:r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</w:tbl>
    <w:p w14:paraId="5ECE2F2B" w14:textId="77777777" w:rsidR="009B276C" w:rsidRDefault="009B276C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4DE31B2F" w14:textId="6AF7DD06" w:rsidR="009B276C" w:rsidRPr="00B94FDE" w:rsidRDefault="00B95122" w:rsidP="00326218">
      <w:pPr>
        <w:spacing w:line="360" w:lineRule="auto"/>
        <w:ind w:firstLineChars="300" w:firstLine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r w:rsidR="00F60C64">
        <w:rPr>
          <w:rFonts w:ascii="Times New Roman" w:eastAsia="宋体" w:hAnsi="Times New Roman" w:cs="Times New Roman" w:hint="eastAsia"/>
          <w:sz w:val="24"/>
          <w:szCs w:val="28"/>
        </w:rPr>
        <w:t>96</w:t>
      </w:r>
      <w:r w:rsidR="00F60C64">
        <w:rPr>
          <w:rFonts w:ascii="Times New Roman" w:eastAsia="宋体" w:hAnsi="Times New Roman" w:cs="Times New Roman" w:hint="eastAsia"/>
          <w:sz w:val="24"/>
          <w:szCs w:val="28"/>
        </w:rPr>
        <w:t>孔针取样器或者多通道移液器</w:t>
      </w:r>
      <w:r w:rsidR="00326218">
        <w:rPr>
          <w:rFonts w:ascii="Times New Roman" w:eastAsia="宋体" w:hAnsi="Times New Roman" w:cs="Times New Roman" w:hint="eastAsia"/>
          <w:sz w:val="24"/>
          <w:szCs w:val="28"/>
        </w:rPr>
        <w:t>从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分装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孔板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32621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μM</w:t>
      </w:r>
      <w:r w:rsidR="00326218" w:rsidRPr="00D9337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5B23EF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5B23EF" w:rsidRPr="00D93376">
        <w:rPr>
          <w:rFonts w:ascii="Times New Roman" w:eastAsia="宋体" w:hAnsi="Times New Roman" w:cs="Times New Roman"/>
          <w:sz w:val="24"/>
          <w:szCs w:val="24"/>
        </w:rPr>
        <w:t>os</w:t>
      </w:r>
      <w:r w:rsidR="005B23EF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r w:rsidR="005B23EF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5B23EF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326218">
        <w:rPr>
          <w:rFonts w:ascii="Times New Roman" w:eastAsia="宋体" w:hAnsi="Times New Roman" w:cs="Times New Roman" w:hint="eastAsia"/>
          <w:sz w:val="24"/>
          <w:szCs w:val="28"/>
        </w:rPr>
        <w:t>取</w:t>
      </w:r>
      <w:r w:rsidR="00326218"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="00326218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326218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加入到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反应液中（</w:t>
      </w:r>
      <w:r w:rsidR="0032621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终浓度</w:t>
      </w:r>
      <w:r w:rsidR="0032621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0.</w:t>
      </w:r>
      <w:r w:rsidR="0032621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2 μM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），以及取稀释的第一轮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产物</w:t>
      </w:r>
      <w:r w:rsidR="00326218"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="00326218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326218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AE3A3F">
        <w:rPr>
          <w:rFonts w:ascii="Times New Roman" w:eastAsia="宋体" w:hAnsi="Times New Roman" w:cs="Times New Roman" w:hint="eastAsia"/>
          <w:sz w:val="24"/>
          <w:szCs w:val="24"/>
        </w:rPr>
        <w:t>加入到</w:t>
      </w:r>
      <w:r w:rsidR="00AE3A3F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AE3A3F">
        <w:rPr>
          <w:rFonts w:ascii="Times New Roman" w:eastAsia="宋体" w:hAnsi="Times New Roman" w:cs="Times New Roman" w:hint="eastAsia"/>
          <w:sz w:val="24"/>
          <w:szCs w:val="24"/>
        </w:rPr>
        <w:t>反应液中（最</w:t>
      </w:r>
      <w:r w:rsidR="00AE3A3F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终</w:t>
      </w:r>
      <w:r w:rsidR="00AE3A3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稀释</w:t>
      </w:r>
      <w:r w:rsidR="00AE3A3F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约</w:t>
      </w:r>
      <w:r w:rsidR="00AE3A3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45x</w:t>
      </w:r>
      <w:r w:rsidR="00AE3A3F">
        <w:rPr>
          <w:rFonts w:ascii="Times New Roman" w:eastAsia="宋体" w:hAnsi="Times New Roman" w:cs="Times New Roman" w:hint="eastAsia"/>
          <w:sz w:val="24"/>
          <w:szCs w:val="24"/>
        </w:rPr>
        <w:t>）。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3-4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E988CF7" w14:textId="3B590ACA" w:rsidR="00AF7183" w:rsidRDefault="00AF7183" w:rsidP="00AF718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3-4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r>
        <w:rPr>
          <w:rFonts w:ascii="Times New Roman" w:eastAsia="宋体" w:hAnsi="Times New Roman" w:cs="Times New Roman" w:hint="eastAsia"/>
          <w:sz w:val="24"/>
          <w:szCs w:val="24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2588"/>
        <w:gridCol w:w="1664"/>
      </w:tblGrid>
      <w:tr w:rsidR="00B95122" w:rsidRPr="00DD0177" w14:paraId="5E58C63D" w14:textId="77777777" w:rsidTr="00541C53">
        <w:trPr>
          <w:trHeight w:val="440"/>
          <w:jc w:val="center"/>
        </w:trPr>
        <w:tc>
          <w:tcPr>
            <w:tcW w:w="1460" w:type="dxa"/>
            <w:vAlign w:val="center"/>
          </w:tcPr>
          <w:p w14:paraId="2C4F2DB2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预变性</w:t>
            </w:r>
          </w:p>
        </w:tc>
        <w:tc>
          <w:tcPr>
            <w:tcW w:w="2588" w:type="dxa"/>
            <w:vAlign w:val="center"/>
          </w:tcPr>
          <w:p w14:paraId="7498C6C6" w14:textId="5900BEDF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95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℃, 2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664" w:type="dxa"/>
          </w:tcPr>
          <w:p w14:paraId="240E9437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95122" w:rsidRPr="004230F0" w14:paraId="059EF8E0" w14:textId="77777777" w:rsidTr="00541C53">
        <w:trPr>
          <w:trHeight w:val="440"/>
          <w:jc w:val="center"/>
        </w:trPr>
        <w:tc>
          <w:tcPr>
            <w:tcW w:w="1460" w:type="dxa"/>
            <w:vAlign w:val="center"/>
          </w:tcPr>
          <w:p w14:paraId="0EB9FE36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变性</w:t>
            </w:r>
          </w:p>
        </w:tc>
        <w:tc>
          <w:tcPr>
            <w:tcW w:w="2588" w:type="dxa"/>
            <w:vAlign w:val="center"/>
          </w:tcPr>
          <w:p w14:paraId="105A0E40" w14:textId="0CA74802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95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℃, 30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664" w:type="dxa"/>
            <w:vMerge w:val="restart"/>
            <w:vAlign w:val="center"/>
          </w:tcPr>
          <w:p w14:paraId="69E15C4E" w14:textId="003B86A9" w:rsidR="00B95122" w:rsidRPr="00B95122" w:rsidRDefault="00161905" w:rsidP="00541C5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541C5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="00B95122"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~</w:t>
            </w:r>
            <w:r w:rsidR="00541C5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18</w:t>
            </w:r>
            <w:r w:rsidR="00B95122"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cycles</w:t>
            </w:r>
          </w:p>
        </w:tc>
      </w:tr>
      <w:tr w:rsidR="00B95122" w:rsidRPr="00DD0177" w14:paraId="2EE5ADB9" w14:textId="77777777" w:rsidTr="00541C53">
        <w:trPr>
          <w:trHeight w:val="431"/>
          <w:jc w:val="center"/>
        </w:trPr>
        <w:tc>
          <w:tcPr>
            <w:tcW w:w="1460" w:type="dxa"/>
            <w:vAlign w:val="center"/>
          </w:tcPr>
          <w:p w14:paraId="3EBE695D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退火</w:t>
            </w:r>
          </w:p>
        </w:tc>
        <w:tc>
          <w:tcPr>
            <w:tcW w:w="2588" w:type="dxa"/>
            <w:vAlign w:val="center"/>
          </w:tcPr>
          <w:p w14:paraId="29DCF345" w14:textId="088223C9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60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℃, 30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664" w:type="dxa"/>
            <w:vMerge/>
          </w:tcPr>
          <w:p w14:paraId="1C6D79C8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95122" w:rsidRPr="00DD0177" w14:paraId="0C6EDF73" w14:textId="77777777" w:rsidTr="00F25DE2">
        <w:trPr>
          <w:trHeight w:val="1409"/>
          <w:jc w:val="center"/>
        </w:trPr>
        <w:tc>
          <w:tcPr>
            <w:tcW w:w="1460" w:type="dxa"/>
            <w:vAlign w:val="center"/>
          </w:tcPr>
          <w:p w14:paraId="3C46514C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2588" w:type="dxa"/>
            <w:vAlign w:val="center"/>
          </w:tcPr>
          <w:p w14:paraId="26923608" w14:textId="77777777" w:rsidR="00541C53" w:rsidRDefault="00541C53" w:rsidP="00541C5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(65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10S, 68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10S,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72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15S) x 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70A9A833" w14:textId="522F9876" w:rsidR="00B95122" w:rsidRPr="00B95122" w:rsidRDefault="00541C53" w:rsidP="00541C5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（根据片段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长度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设置</w:t>
            </w:r>
            <w:r w:rsidRPr="00556C8C">
              <w:rPr>
                <w:rFonts w:ascii="Times New Roman" w:eastAsia="宋体" w:hAnsi="Times New Roman" w:cs="Times New Roman" w:hint="eastAsia"/>
                <w:sz w:val="24"/>
                <w:szCs w:val="24"/>
                <w:u w:val="single"/>
              </w:rPr>
              <w:t>内循环数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，每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1 kb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/n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1664" w:type="dxa"/>
            <w:vMerge/>
          </w:tcPr>
          <w:p w14:paraId="37A69354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95122" w:rsidRPr="00DD0177" w14:paraId="4C3298D8" w14:textId="77777777" w:rsidTr="00541C53">
        <w:trPr>
          <w:trHeight w:val="392"/>
          <w:jc w:val="center"/>
        </w:trPr>
        <w:tc>
          <w:tcPr>
            <w:tcW w:w="1460" w:type="dxa"/>
            <w:vAlign w:val="center"/>
          </w:tcPr>
          <w:p w14:paraId="147F01C4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终延伸</w:t>
            </w:r>
          </w:p>
        </w:tc>
        <w:tc>
          <w:tcPr>
            <w:tcW w:w="2588" w:type="dxa"/>
            <w:vAlign w:val="center"/>
          </w:tcPr>
          <w:p w14:paraId="67737E83" w14:textId="34461A2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70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℃, 2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664" w:type="dxa"/>
          </w:tcPr>
          <w:p w14:paraId="54C95E46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7CFA6059" w14:textId="77777777" w:rsidR="00B95122" w:rsidRDefault="00B95122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1896CD93" w14:textId="7EDE43C5" w:rsidR="00B95122" w:rsidRDefault="00B95122" w:rsidP="00B9512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第二轮扩增后</w:t>
      </w:r>
      <w:r>
        <w:rPr>
          <w:rFonts w:ascii="Times New Roman" w:eastAsia="宋体" w:hAnsi="Times New Roman" w:cs="Times New Roman" w:hint="eastAsia"/>
          <w:sz w:val="24"/>
          <w:szCs w:val="28"/>
        </w:rPr>
        <w:t>每个板</w:t>
      </w:r>
      <w:r w:rsidR="00B94FDE">
        <w:rPr>
          <w:rFonts w:ascii="Times New Roman" w:eastAsia="宋体" w:hAnsi="Times New Roman" w:cs="Times New Roman" w:hint="eastAsia"/>
          <w:sz w:val="24"/>
          <w:szCs w:val="28"/>
        </w:rPr>
        <w:t>可以</w:t>
      </w:r>
      <w:r>
        <w:rPr>
          <w:rFonts w:ascii="Times New Roman" w:eastAsia="宋体" w:hAnsi="Times New Roman" w:cs="Times New Roman" w:hint="eastAsia"/>
          <w:sz w:val="24"/>
          <w:szCs w:val="28"/>
        </w:rPr>
        <w:t>随机取几个样本的</w:t>
      </w:r>
      <w:r w:rsidR="00B94FDE"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产物进行琼脂糖凝胶电泳进行检测。如果扩增产物浓度较低，可增加</w:t>
      </w:r>
      <w:r>
        <w:rPr>
          <w:rFonts w:ascii="Times New Roman" w:eastAsia="宋体" w:hAnsi="Times New Roman" w:cs="Times New Roman" w:hint="eastAsia"/>
          <w:sz w:val="24"/>
          <w:szCs w:val="28"/>
        </w:rPr>
        <w:t>2-3</w:t>
      </w:r>
      <w:r>
        <w:rPr>
          <w:rFonts w:ascii="Times New Roman" w:eastAsia="宋体" w:hAnsi="Times New Roman" w:cs="Times New Roman" w:hint="eastAsia"/>
          <w:sz w:val="24"/>
          <w:szCs w:val="28"/>
        </w:rPr>
        <w:t>个循环，提高产物浓度。</w:t>
      </w:r>
    </w:p>
    <w:p w14:paraId="6C595020" w14:textId="517D9259" w:rsidR="00B95122" w:rsidRPr="00D866B8" w:rsidRDefault="00B95122" w:rsidP="00B9512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将每块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孔板</w:t>
      </w:r>
      <w:r w:rsidR="00F25DE2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F25D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F25DE2">
        <w:rPr>
          <w:rFonts w:ascii="Times New Roman" w:eastAsia="宋体" w:hAnsi="Times New Roman" w:cs="Times New Roman" w:hint="eastAsia"/>
          <w:sz w:val="24"/>
          <w:szCs w:val="24"/>
        </w:rPr>
        <w:t>组，将</w:t>
      </w:r>
      <w:r>
        <w:rPr>
          <w:rFonts w:ascii="Times New Roman" w:eastAsia="宋体" w:hAnsi="Times New Roman" w:cs="Times New Roman" w:hint="eastAsia"/>
          <w:sz w:val="24"/>
          <w:szCs w:val="24"/>
        </w:rPr>
        <w:t>产物分别取出</w:t>
      </w:r>
      <w:r w:rsidR="00F25DE2">
        <w:rPr>
          <w:rFonts w:ascii="Times New Roman" w:eastAsia="宋体" w:hAnsi="Times New Roman" w:cs="Times New Roman" w:hint="eastAsia"/>
          <w:sz w:val="24"/>
          <w:szCs w:val="24"/>
        </w:rPr>
        <w:t xml:space="preserve">3 </w:t>
      </w:r>
      <w:r w:rsidR="00F25DE2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r>
        <w:rPr>
          <w:rFonts w:ascii="Times New Roman" w:eastAsia="宋体" w:hAnsi="Times New Roman" w:cs="Times New Roman" w:hint="eastAsia"/>
          <w:sz w:val="24"/>
          <w:szCs w:val="24"/>
        </w:rPr>
        <w:t>混</w:t>
      </w:r>
      <w:r w:rsidR="00F25DE2">
        <w:rPr>
          <w:rFonts w:ascii="Times New Roman" w:eastAsia="宋体" w:hAnsi="Times New Roman" w:cs="Times New Roman" w:hint="eastAsia"/>
          <w:sz w:val="24"/>
          <w:szCs w:val="24"/>
        </w:rPr>
        <w:t>合</w:t>
      </w:r>
      <w:r w:rsid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。以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琼脂糖凝胶</w:t>
      </w:r>
      <w:r w:rsid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 w:rsid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0.8%</w:t>
      </w:r>
      <w:r w:rsid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电泳，切胶回收目的片段</w:t>
      </w:r>
      <w:r w:rsidR="000D506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纯化产物</w:t>
      </w:r>
      <w:r w:rsidR="0013105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多靶点编辑产生的突变类型较多，其中包含大片段删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lastRenderedPageBreak/>
        <w:t>除，</w:t>
      </w:r>
      <w:r w:rsidR="0013105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为保证回收到所有片段，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主要</w:t>
      </w:r>
      <w:r w:rsidR="000D506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目的是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去除引物以及未延伸完全的产物即可</w:t>
      </w:r>
      <w:r w:rsid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，因此</w:t>
      </w:r>
      <w:r w:rsidR="00FC7590" w:rsidRP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u w:val="single"/>
        </w:rPr>
        <w:t>电泳时间不宜过长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 w:rsidR="000D506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测定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每组纯化产物的浓度后，每组样本的产物等量混合</w:t>
      </w:r>
      <w:r w:rsidR="00A532E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="00794908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要求</w:t>
      </w:r>
      <w:r w:rsidR="00794908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DNA</w:t>
      </w:r>
      <w:r w:rsidR="00A532E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样品浓度</w:t>
      </w:r>
      <w:del w:id="151" w:author="xianrong xie" w:date="2024-07-20T16:59:00Z">
        <w:r w:rsidR="00794908" w:rsidDel="00EA7A3F">
          <w:rPr>
            <w:rFonts w:ascii="Times New Roman" w:eastAsia="宋体" w:hAnsi="Times New Roman" w:cs="Times New Roman" w:hint="eastAsia"/>
            <w:color w:val="000000" w:themeColor="text1"/>
            <w:sz w:val="24"/>
            <w:szCs w:val="24"/>
          </w:rPr>
          <w:delText xml:space="preserve">&gt;## </w:delText>
        </w:r>
      </w:del>
      <w:ins w:id="152" w:author="xianrong xie" w:date="2024-07-20T16:59:00Z">
        <w:r w:rsidR="00EA7A3F">
          <w:rPr>
            <w:rFonts w:ascii="Times New Roman" w:eastAsia="宋体" w:hAnsi="Times New Roman" w:cs="Times New Roman" w:hint="eastAsia"/>
            <w:color w:val="000000" w:themeColor="text1"/>
            <w:sz w:val="24"/>
            <w:szCs w:val="24"/>
          </w:rPr>
          <w:t xml:space="preserve">&gt;20 </w:t>
        </w:r>
      </w:ins>
      <w:r w:rsidR="00794908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ng/</w:t>
      </w:r>
      <w:r w:rsidR="00794908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ins w:id="153" w:author="xianrong xie" w:date="2024-07-20T16:59:00Z">
        <w:r w:rsidR="00EA7A3F">
          <w:rPr>
            <w:rFonts w:ascii="Times New Roman" w:eastAsia="宋体" w:hAnsi="Times New Roman" w:cs="Times New Roman" w:hint="eastAsia"/>
            <w:color w:val="000000" w:themeColor="text1"/>
            <w:sz w:val="24"/>
            <w:szCs w:val="24"/>
          </w:rPr>
          <w:t>，</w:t>
        </w:r>
      </w:ins>
      <w:ins w:id="154" w:author="xianrong xie" w:date="2024-07-20T17:00:00Z">
        <w:r w:rsidR="00EA7A3F">
          <w:rPr>
            <w:rFonts w:ascii="Times New Roman" w:eastAsia="宋体" w:hAnsi="Times New Roman" w:cs="Times New Roman" w:hint="eastAsia"/>
            <w:color w:val="000000" w:themeColor="text1"/>
            <w:sz w:val="24"/>
            <w:szCs w:val="24"/>
          </w:rPr>
          <w:t>总量</w:t>
        </w:r>
        <w:r w:rsidR="00EA7A3F">
          <w:rPr>
            <w:rFonts w:ascii="Times New Roman" w:eastAsia="宋体" w:hAnsi="Times New Roman" w:cs="Times New Roman"/>
            <w:color w:val="000000" w:themeColor="text1"/>
            <w:sz w:val="24"/>
            <w:szCs w:val="24"/>
          </w:rPr>
          <w:t>&gt;</w:t>
        </w:r>
        <w:r w:rsidR="00EA7A3F">
          <w:rPr>
            <w:rFonts w:ascii="Times New Roman" w:eastAsia="宋体" w:hAnsi="Times New Roman" w:cs="Times New Roman" w:hint="eastAsia"/>
            <w:color w:val="000000" w:themeColor="text1"/>
            <w:sz w:val="24"/>
            <w:szCs w:val="24"/>
          </w:rPr>
          <w:t xml:space="preserve">2 </w:t>
        </w:r>
        <w:r w:rsidR="00EA7A3F" w:rsidRPr="00B95122">
          <w:rPr>
            <w:rFonts w:ascii="Times New Roman" w:eastAsia="宋体" w:hAnsi="Times New Roman" w:cs="Times New Roman"/>
            <w:color w:val="000000" w:themeColor="text1"/>
            <w:sz w:val="24"/>
            <w:szCs w:val="24"/>
          </w:rPr>
          <w:t>μ</w:t>
        </w:r>
        <w:r w:rsidR="00EA7A3F">
          <w:rPr>
            <w:rFonts w:ascii="Times New Roman" w:eastAsia="宋体" w:hAnsi="Times New Roman" w:cs="Times New Roman" w:hint="eastAsia"/>
            <w:color w:val="000000" w:themeColor="text1"/>
            <w:sz w:val="24"/>
            <w:szCs w:val="24"/>
          </w:rPr>
          <w:t>g</w:t>
        </w:r>
      </w:ins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</w:p>
    <w:p w14:paraId="627308B7" w14:textId="6B3C432C" w:rsidR="00681E1A" w:rsidRPr="00EA3C69" w:rsidRDefault="00EA3C69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/>
          <w:b/>
          <w:bCs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681E1A" w:rsidRPr="00EA3C6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TGS</w:t>
      </w:r>
      <w:r w:rsidR="00681E1A" w:rsidRPr="00EA3C6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测序</w:t>
      </w:r>
    </w:p>
    <w:p w14:paraId="301915B4" w14:textId="4887A808" w:rsidR="00B95122" w:rsidRDefault="00B95122" w:rsidP="00AF718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纯化产物送至公司</w:t>
      </w:r>
      <w:r w:rsidR="008A1734">
        <w:rPr>
          <w:rFonts w:ascii="Times New Roman" w:eastAsia="宋体" w:hAnsi="Times New Roman" w:cs="Times New Roman" w:hint="eastAsia"/>
          <w:sz w:val="24"/>
          <w:szCs w:val="28"/>
        </w:rPr>
        <w:t>进行</w:t>
      </w:r>
      <w:r w:rsidR="008A1734">
        <w:rPr>
          <w:rFonts w:ascii="Times New Roman" w:eastAsia="宋体" w:hAnsi="Times New Roman" w:cs="Times New Roman" w:hint="eastAsia"/>
          <w:sz w:val="24"/>
          <w:szCs w:val="28"/>
        </w:rPr>
        <w:t>TGS</w:t>
      </w:r>
      <w:r>
        <w:rPr>
          <w:rFonts w:ascii="Times New Roman" w:eastAsia="宋体" w:hAnsi="Times New Roman" w:cs="Times New Roman" w:hint="eastAsia"/>
          <w:sz w:val="24"/>
          <w:szCs w:val="28"/>
        </w:rPr>
        <w:t>建库测序，</w:t>
      </w:r>
      <w:r w:rsidRPr="00B95122">
        <w:rPr>
          <w:rFonts w:ascii="Times New Roman" w:eastAsia="宋体" w:hAnsi="Times New Roman" w:cs="Times New Roman" w:hint="eastAsia"/>
          <w:sz w:val="24"/>
          <w:szCs w:val="24"/>
        </w:rPr>
        <w:t>测序平台</w:t>
      </w:r>
      <w:r w:rsidR="00266355">
        <w:rPr>
          <w:rFonts w:ascii="Times New Roman" w:eastAsia="宋体" w:hAnsi="Times New Roman" w:cs="Times New Roman" w:hint="eastAsia"/>
          <w:sz w:val="24"/>
          <w:szCs w:val="24"/>
        </w:rPr>
        <w:t>建议</w:t>
      </w:r>
      <w:r w:rsidRPr="00B95122">
        <w:rPr>
          <w:rFonts w:ascii="Times New Roman" w:eastAsia="宋体" w:hAnsi="Times New Roman" w:cs="Times New Roman" w:hint="eastAsia"/>
          <w:sz w:val="24"/>
          <w:szCs w:val="24"/>
        </w:rPr>
        <w:t>选用</w:t>
      </w:r>
      <w:r w:rsidRPr="00B95122">
        <w:rPr>
          <w:rFonts w:ascii="Times New Roman" w:eastAsia="宋体" w:hAnsi="Times New Roman" w:cs="Times New Roman" w:hint="eastAsia"/>
          <w:sz w:val="24"/>
          <w:szCs w:val="24"/>
        </w:rPr>
        <w:t>Pacbio HiFi</w:t>
      </w:r>
      <w:r w:rsidRPr="00B95122">
        <w:rPr>
          <w:rFonts w:ascii="Times New Roman" w:eastAsia="宋体" w:hAnsi="Times New Roman" w:cs="Times New Roman" w:hint="eastAsia"/>
          <w:sz w:val="24"/>
          <w:szCs w:val="24"/>
        </w:rPr>
        <w:t>测序平台</w:t>
      </w:r>
      <w:r w:rsidR="008A1734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26C52">
        <w:rPr>
          <w:rFonts w:ascii="Times New Roman" w:eastAsia="宋体" w:hAnsi="Times New Roman" w:cs="Times New Roman" w:hint="eastAsia"/>
          <w:sz w:val="24"/>
          <w:szCs w:val="24"/>
        </w:rPr>
        <w:t>测序</w:t>
      </w:r>
      <w:r w:rsidR="008A7882">
        <w:rPr>
          <w:rFonts w:ascii="Times New Roman" w:eastAsia="宋体" w:hAnsi="Times New Roman" w:cs="Times New Roman" w:hint="eastAsia"/>
          <w:sz w:val="24"/>
          <w:szCs w:val="24"/>
        </w:rPr>
        <w:t>后</w:t>
      </w:r>
      <w:r w:rsidR="00A26C52">
        <w:rPr>
          <w:rFonts w:ascii="Times New Roman" w:eastAsia="宋体" w:hAnsi="Times New Roman" w:cs="Times New Roman" w:hint="eastAsia"/>
          <w:sz w:val="24"/>
          <w:szCs w:val="24"/>
        </w:rPr>
        <w:t>要求公司交付</w:t>
      </w:r>
      <w:r w:rsidR="008D632A">
        <w:rPr>
          <w:rFonts w:ascii="Times New Roman" w:eastAsia="宋体" w:hAnsi="Times New Roman" w:cs="Times New Roman" w:hint="eastAsia"/>
          <w:sz w:val="24"/>
          <w:szCs w:val="24"/>
        </w:rPr>
        <w:t>去除测序接头后的</w:t>
      </w:r>
      <w:r w:rsidR="008A7882">
        <w:rPr>
          <w:rFonts w:ascii="Times New Roman" w:eastAsia="宋体" w:hAnsi="Times New Roman" w:cs="Times New Roman" w:hint="eastAsia"/>
          <w:sz w:val="24"/>
          <w:szCs w:val="24"/>
        </w:rPr>
        <w:t>Fasta</w:t>
      </w:r>
      <w:r w:rsidR="008A788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A7882">
        <w:rPr>
          <w:rFonts w:ascii="Times New Roman" w:eastAsia="宋体" w:hAnsi="Times New Roman" w:cs="Times New Roman" w:hint="eastAsia"/>
          <w:sz w:val="24"/>
          <w:szCs w:val="24"/>
        </w:rPr>
        <w:t>Fastq</w:t>
      </w:r>
      <w:r w:rsidR="00E142A0">
        <w:rPr>
          <w:rFonts w:ascii="Times New Roman" w:eastAsia="宋体" w:hAnsi="Times New Roman" w:cs="Times New Roman" w:hint="eastAsia"/>
          <w:sz w:val="24"/>
          <w:szCs w:val="24"/>
        </w:rPr>
        <w:t>或者</w:t>
      </w:r>
      <w:r w:rsidR="008A7882">
        <w:rPr>
          <w:rFonts w:ascii="Times New Roman" w:eastAsia="宋体" w:hAnsi="Times New Roman" w:cs="Times New Roman" w:hint="eastAsia"/>
          <w:sz w:val="24"/>
          <w:szCs w:val="24"/>
        </w:rPr>
        <w:t>bam</w:t>
      </w:r>
      <w:r w:rsidR="008A7882">
        <w:rPr>
          <w:rFonts w:ascii="Times New Roman" w:eastAsia="宋体" w:hAnsi="Times New Roman" w:cs="Times New Roman" w:hint="eastAsia"/>
          <w:sz w:val="24"/>
          <w:szCs w:val="24"/>
        </w:rPr>
        <w:t>格式</w:t>
      </w:r>
      <w:r w:rsidR="00E142A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142A0">
        <w:rPr>
          <w:rFonts w:ascii="Times New Roman" w:eastAsia="宋体" w:hAnsi="Times New Roman" w:cs="Times New Roman" w:hint="eastAsia"/>
          <w:sz w:val="24"/>
          <w:szCs w:val="24"/>
        </w:rPr>
        <w:t>reads</w:t>
      </w:r>
      <w:r w:rsidR="008A7882">
        <w:rPr>
          <w:rFonts w:ascii="Times New Roman" w:eastAsia="宋体" w:hAnsi="Times New Roman" w:cs="Times New Roman" w:hint="eastAsia"/>
          <w:sz w:val="24"/>
          <w:szCs w:val="24"/>
        </w:rPr>
        <w:t>文件</w:t>
      </w:r>
      <w:r w:rsidR="00A26C52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A1734">
        <w:rPr>
          <w:rFonts w:ascii="Times New Roman" w:eastAsia="宋体" w:hAnsi="Times New Roman" w:cs="Times New Roman" w:hint="eastAsia"/>
          <w:sz w:val="24"/>
          <w:szCs w:val="24"/>
        </w:rPr>
        <w:t>测序数据量根据片段大小以及样本数量设置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，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推荐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1–4 kb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4–7 kb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和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7–10 kb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对应分别测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~1 Gb</w:t>
      </w:r>
      <w:r w:rsidR="00C20A00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 xml:space="preserve"> Gb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 xml:space="preserve"> Gb 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的数据量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样品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B732B44" w14:textId="03D523AB" w:rsidR="00F50E75" w:rsidRPr="00496056" w:rsidRDefault="00EA3C69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3</w:t>
      </w:r>
      <w:r w:rsidR="00496056" w:rsidRPr="00496056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、使用</w:t>
      </w:r>
      <w:r w:rsidR="00F50E75" w:rsidRPr="00496056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LaDecode</w:t>
      </w:r>
      <w:r w:rsidR="00496056" w:rsidRPr="00496056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软件分析突变</w:t>
      </w:r>
    </w:p>
    <w:p w14:paraId="45BC99E2" w14:textId="74B2ED5A" w:rsidR="006A0F34" w:rsidRDefault="00681E1A" w:rsidP="00F3235D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）软件</w:t>
      </w:r>
      <w:r w:rsidR="006A0F34">
        <w:rPr>
          <w:rFonts w:ascii="Times New Roman" w:eastAsia="宋体" w:hAnsi="Times New Roman" w:cs="Times New Roman" w:hint="eastAsia"/>
          <w:sz w:val="24"/>
          <w:szCs w:val="28"/>
        </w:rPr>
        <w:t>主界面</w:t>
      </w:r>
    </w:p>
    <w:p w14:paraId="48E9B86F" w14:textId="162DB740" w:rsidR="008A7882" w:rsidRPr="004165E6" w:rsidRDefault="00E01A0A" w:rsidP="00591B2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LaDe</w:t>
      </w:r>
      <w:r>
        <w:rPr>
          <w:rFonts w:ascii="Times New Roman" w:eastAsia="宋体" w:hAnsi="Times New Roman" w:cs="Times New Roman"/>
          <w:sz w:val="24"/>
          <w:szCs w:val="28"/>
        </w:rPr>
        <w:t>code</w:t>
      </w:r>
      <w:r>
        <w:rPr>
          <w:rFonts w:ascii="Times New Roman" w:eastAsia="宋体" w:hAnsi="Times New Roman" w:cs="Times New Roman" w:hint="eastAsia"/>
          <w:sz w:val="24"/>
          <w:szCs w:val="28"/>
        </w:rPr>
        <w:t>软件</w:t>
      </w:r>
      <w:r w:rsidR="00B370A2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主界面与</w:t>
      </w:r>
      <w:r>
        <w:rPr>
          <w:rFonts w:ascii="Times New Roman" w:eastAsia="宋体" w:hAnsi="Times New Roman" w:cs="Times New Roman" w:hint="eastAsia"/>
          <w:sz w:val="24"/>
          <w:szCs w:val="28"/>
        </w:rPr>
        <w:t>HiDe</w:t>
      </w:r>
      <w:r>
        <w:rPr>
          <w:rFonts w:ascii="Times New Roman" w:eastAsia="宋体" w:hAnsi="Times New Roman" w:cs="Times New Roman"/>
          <w:sz w:val="24"/>
          <w:szCs w:val="28"/>
        </w:rPr>
        <w:t>code</w:t>
      </w:r>
      <w:r>
        <w:rPr>
          <w:rFonts w:ascii="Times New Roman" w:eastAsia="宋体" w:hAnsi="Times New Roman" w:cs="Times New Roman" w:hint="eastAsia"/>
          <w:sz w:val="24"/>
          <w:szCs w:val="28"/>
        </w:rPr>
        <w:t>相似，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包括：菜单栏、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参数设置、文件输入、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设置、孔板信息查看以及解码结果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显示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模块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3-2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。其中，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菜单栏提供了常用的设置功能、插件等，在快速菜单栏设置突变位点检出阈值、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CPU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线程数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等。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文件输入模块用于输入参考序列文件、靶点序列文件以及测序文件。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设置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中选择使用的孔和板。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样本孔板信息查看模块主要用于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交互式显示各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样本的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分析结果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60332069" w14:textId="3A996EA0" w:rsidR="00080035" w:rsidRDefault="00A26C52" w:rsidP="00A26C5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4D9C702" wp14:editId="07714ADF">
            <wp:extent cx="4336070" cy="3032154"/>
            <wp:effectExtent l="0" t="0" r="0" b="3175"/>
            <wp:docPr id="2050219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77" cy="3054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64AABE" w14:textId="3BBF68E1" w:rsidR="00AF7183" w:rsidRDefault="00AF7183" w:rsidP="00A26C5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530833">
        <w:rPr>
          <w:rFonts w:ascii="Times New Roman" w:eastAsia="宋体" w:hAnsi="Times New Roman" w:cs="Times New Roman" w:hint="eastAsia"/>
          <w:sz w:val="24"/>
          <w:szCs w:val="28"/>
        </w:rPr>
        <w:t>3-2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LaDecode</w:t>
      </w:r>
      <w:r>
        <w:rPr>
          <w:rFonts w:ascii="Times New Roman" w:eastAsia="宋体" w:hAnsi="Times New Roman" w:cs="Times New Roman" w:hint="eastAsia"/>
          <w:sz w:val="24"/>
          <w:szCs w:val="28"/>
        </w:rPr>
        <w:t>主界面</w:t>
      </w:r>
    </w:p>
    <w:p w14:paraId="6AAA13FF" w14:textId="77777777" w:rsidR="008A7882" w:rsidRPr="00A26C52" w:rsidRDefault="008A7882" w:rsidP="008A7882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0ACE88AF" w14:textId="0F162917" w:rsidR="00681E1A" w:rsidRDefault="00681E1A" w:rsidP="00681E1A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）基本分析操作</w:t>
      </w:r>
    </w:p>
    <w:p w14:paraId="43947E74" w14:textId="2CDA4D77" w:rsidR="008A7882" w:rsidRDefault="008A7882" w:rsidP="008A788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 w:rsidR="00C54AD6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使用主要</w:t>
      </w:r>
      <w:r w:rsidR="00C54AD6">
        <w:rPr>
          <w:rFonts w:ascii="Times New Roman" w:eastAsia="宋体" w:hAnsi="Times New Roman" w:cs="Times New Roman" w:hint="eastAsia"/>
          <w:sz w:val="24"/>
          <w:szCs w:val="28"/>
        </w:rPr>
        <w:t>包括</w:t>
      </w:r>
      <w:r>
        <w:rPr>
          <w:rFonts w:ascii="Times New Roman" w:eastAsia="宋体" w:hAnsi="Times New Roman" w:cs="Times New Roman" w:hint="eastAsia"/>
          <w:sz w:val="24"/>
          <w:szCs w:val="28"/>
        </w:rPr>
        <w:t>文件输入、参数设置和运行</w:t>
      </w:r>
      <w:r w:rsidR="00C54AD6">
        <w:rPr>
          <w:rFonts w:ascii="Times New Roman" w:eastAsia="宋体" w:hAnsi="Times New Roman" w:cs="Times New Roman" w:hint="eastAsia"/>
          <w:sz w:val="24"/>
          <w:szCs w:val="28"/>
        </w:rPr>
        <w:t>共</w:t>
      </w:r>
      <w:r w:rsidR="00C54AD6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="00C54AD6">
        <w:rPr>
          <w:rFonts w:ascii="Times New Roman" w:eastAsia="宋体" w:hAnsi="Times New Roman" w:cs="Times New Roman" w:hint="eastAsia"/>
          <w:sz w:val="24"/>
          <w:szCs w:val="28"/>
        </w:rPr>
        <w:t>个主要步骤</w:t>
      </w:r>
      <w:r>
        <w:rPr>
          <w:rFonts w:ascii="Times New Roman" w:eastAsia="宋体" w:hAnsi="Times New Roman" w:cs="Times New Roman" w:hint="eastAsia"/>
          <w:sz w:val="24"/>
          <w:szCs w:val="28"/>
        </w:rPr>
        <w:t>。其详细操</w:t>
      </w: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作如下：</w:t>
      </w:r>
    </w:p>
    <w:p w14:paraId="32C40EDE" w14:textId="6397E04C" w:rsidR="008A7882" w:rsidRPr="004C0ACC" w:rsidRDefault="008A7882" w:rsidP="008A788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4C0ACC">
        <w:rPr>
          <w:rFonts w:ascii="Times New Roman" w:eastAsia="宋体" w:hAnsi="Times New Roman" w:cs="Times New Roman" w:hint="eastAsia"/>
          <w:sz w:val="24"/>
          <w:szCs w:val="28"/>
        </w:rPr>
        <w:t>i)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Pr="004C0ACC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="00214F5A">
        <w:rPr>
          <w:rFonts w:ascii="Times New Roman" w:eastAsia="宋体" w:hAnsi="Times New Roman" w:cs="Times New Roman" w:hint="eastAsia"/>
          <w:sz w:val="24"/>
          <w:szCs w:val="28"/>
        </w:rPr>
        <w:t>工具栏</w:t>
      </w:r>
      <w:r w:rsidRPr="004C0ACC">
        <w:rPr>
          <w:rFonts w:ascii="Times New Roman" w:eastAsia="宋体" w:hAnsi="Times New Roman" w:cs="Times New Roman" w:hint="eastAsia"/>
          <w:sz w:val="24"/>
          <w:szCs w:val="28"/>
        </w:rPr>
        <w:t>或文件输入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框中</w:t>
      </w:r>
      <w:r w:rsidRPr="004C0ACC">
        <w:rPr>
          <w:rFonts w:ascii="Times New Roman" w:eastAsia="宋体" w:hAnsi="Times New Roman" w:cs="Times New Roman" w:hint="eastAsia"/>
          <w:sz w:val="24"/>
          <w:szCs w:val="28"/>
        </w:rPr>
        <w:t>的“</w:t>
      </w:r>
      <w:r w:rsidRPr="004C0ACC">
        <w:rPr>
          <w:rFonts w:ascii="Times New Roman" w:eastAsia="宋体" w:hAnsi="Times New Roman" w:cs="Times New Roman" w:hint="eastAsia"/>
          <w:sz w:val="24"/>
          <w:szCs w:val="28"/>
        </w:rPr>
        <w:t>Open</w:t>
      </w:r>
      <w:r w:rsidRPr="004C0ACC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按钮</w:t>
      </w:r>
      <w:r>
        <w:rPr>
          <w:rFonts w:ascii="Times New Roman" w:eastAsia="宋体" w:hAnsi="Times New Roman" w:cs="Times New Roman" w:hint="eastAsia"/>
          <w:sz w:val="24"/>
          <w:szCs w:val="28"/>
        </w:rPr>
        <w:t>打开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文件输入</w:t>
      </w:r>
      <w:r>
        <w:rPr>
          <w:rFonts w:ascii="Times New Roman" w:eastAsia="宋体" w:hAnsi="Times New Roman" w:cs="Times New Roman" w:hint="eastAsia"/>
          <w:sz w:val="24"/>
          <w:szCs w:val="28"/>
        </w:rPr>
        <w:t>对话框，输入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分析</w:t>
      </w:r>
      <w:r>
        <w:rPr>
          <w:rFonts w:ascii="Times New Roman" w:eastAsia="宋体" w:hAnsi="Times New Roman" w:cs="Times New Roman" w:hint="eastAsia"/>
          <w:sz w:val="24"/>
          <w:szCs w:val="28"/>
        </w:rPr>
        <w:t>所需文件，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包括：</w:t>
      </w:r>
      <w:r>
        <w:rPr>
          <w:rFonts w:ascii="Times New Roman" w:eastAsia="宋体" w:hAnsi="Times New Roman" w:cs="Times New Roman" w:hint="eastAsia"/>
          <w:sz w:val="24"/>
          <w:szCs w:val="28"/>
        </w:rPr>
        <w:t>Fasta</w:t>
      </w:r>
      <w:r>
        <w:rPr>
          <w:rFonts w:ascii="Times New Roman" w:eastAsia="宋体" w:hAnsi="Times New Roman" w:cs="Times New Roman" w:hint="eastAsia"/>
          <w:sz w:val="24"/>
          <w:szCs w:val="28"/>
        </w:rPr>
        <w:t>格式的参考序列文件（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覆盖</w:t>
      </w:r>
      <w:r>
        <w:rPr>
          <w:rFonts w:ascii="Times New Roman" w:eastAsia="宋体" w:hAnsi="Times New Roman" w:cs="Times New Roman" w:hint="eastAsia"/>
          <w:sz w:val="24"/>
          <w:szCs w:val="28"/>
        </w:rPr>
        <w:t>T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arget</w:t>
      </w:r>
      <w:r w:rsidR="00624F3B">
        <w:rPr>
          <w:rFonts w:ascii="Times New Roman" w:eastAsia="宋体" w:hAnsi="Times New Roman" w:cs="Times New Roman"/>
          <w:sz w:val="24"/>
          <w:szCs w:val="28"/>
        </w:rPr>
        <w:t>-</w:t>
      </w:r>
      <w:r>
        <w:rPr>
          <w:rFonts w:ascii="Times New Roman" w:eastAsia="宋体" w:hAnsi="Times New Roman" w:cs="Times New Roman" w:hint="eastAsia"/>
          <w:sz w:val="24"/>
          <w:szCs w:val="28"/>
        </w:rPr>
        <w:t>F</w:t>
      </w:r>
      <w:r>
        <w:rPr>
          <w:rFonts w:ascii="Times New Roman" w:eastAsia="宋体" w:hAnsi="Times New Roman" w:cs="Times New Roman" w:hint="eastAsia"/>
          <w:sz w:val="24"/>
          <w:szCs w:val="28"/>
        </w:rPr>
        <w:t>到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Target</w:t>
      </w:r>
      <w:r w:rsidR="00624F3B">
        <w:rPr>
          <w:rFonts w:ascii="Times New Roman" w:eastAsia="宋体" w:hAnsi="Times New Roman" w:cs="Times New Roman"/>
          <w:sz w:val="24"/>
          <w:szCs w:val="28"/>
        </w:rPr>
        <w:t>-R</w:t>
      </w:r>
      <w:r>
        <w:rPr>
          <w:rFonts w:ascii="Times New Roman" w:eastAsia="宋体" w:hAnsi="Times New Roman" w:cs="Times New Roman" w:hint="eastAsia"/>
          <w:sz w:val="24"/>
          <w:szCs w:val="28"/>
        </w:rPr>
        <w:t>之间的野生型基因组序列）、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可选的</w:t>
      </w:r>
      <w:r>
        <w:rPr>
          <w:rFonts w:ascii="Times New Roman" w:eastAsia="宋体" w:hAnsi="Times New Roman" w:cs="Times New Roman" w:hint="eastAsia"/>
          <w:sz w:val="24"/>
          <w:szCs w:val="28"/>
        </w:rPr>
        <w:t>靶点序列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包含或者不包含</w:t>
      </w:r>
      <w:r>
        <w:rPr>
          <w:rFonts w:ascii="Times New Roman" w:eastAsia="宋体" w:hAnsi="Times New Roman" w:cs="Times New Roman" w:hint="eastAsia"/>
          <w:sz w:val="24"/>
          <w:szCs w:val="28"/>
        </w:rPr>
        <w:t>PAM</w:t>
      </w:r>
      <w:r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均可以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sz w:val="24"/>
          <w:szCs w:val="28"/>
        </w:rPr>
        <w:t>以及测序文件（</w:t>
      </w:r>
      <w:r>
        <w:rPr>
          <w:rFonts w:ascii="Times New Roman" w:eastAsia="宋体" w:hAnsi="Times New Roman" w:cs="Times New Roman" w:hint="eastAsia"/>
          <w:sz w:val="24"/>
          <w:szCs w:val="28"/>
        </w:rPr>
        <w:t>Fasta</w:t>
      </w:r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sz w:val="24"/>
          <w:szCs w:val="28"/>
        </w:rPr>
        <w:t>Fastq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或者</w:t>
      </w:r>
      <w:r>
        <w:rPr>
          <w:rFonts w:ascii="Times New Roman" w:eastAsia="宋体" w:hAnsi="Times New Roman" w:cs="Times New Roman" w:hint="eastAsia"/>
          <w:sz w:val="24"/>
          <w:szCs w:val="28"/>
        </w:rPr>
        <w:t>bam</w:t>
      </w:r>
      <w:r>
        <w:rPr>
          <w:rFonts w:ascii="Times New Roman" w:eastAsia="宋体" w:hAnsi="Times New Roman" w:cs="Times New Roman" w:hint="eastAsia"/>
          <w:sz w:val="24"/>
          <w:szCs w:val="28"/>
        </w:rPr>
        <w:t>格式文件）</w:t>
      </w:r>
      <w:r w:rsidR="001C3BEB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3-3</w:t>
      </w:r>
      <w:r w:rsidR="001C3BEB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BC1E7F">
        <w:rPr>
          <w:rFonts w:ascii="Times New Roman" w:eastAsia="宋体" w:hAnsi="Times New Roman" w:cs="Times New Roman" w:hint="eastAsia"/>
          <w:sz w:val="24"/>
          <w:szCs w:val="28"/>
        </w:rPr>
        <w:t>。点击输入框下方的提示可以查看文件格式的示例。</w:t>
      </w:r>
    </w:p>
    <w:p w14:paraId="08CEAF0B" w14:textId="531CB9F0" w:rsidR="00C535EE" w:rsidRDefault="00C535EE" w:rsidP="009C33A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725E790" wp14:editId="05EF9466">
            <wp:extent cx="2828925" cy="2725420"/>
            <wp:effectExtent l="0" t="0" r="9525" b="0"/>
            <wp:docPr id="7217134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F8873" w14:textId="3E49C58F" w:rsidR="001C3BEB" w:rsidRDefault="001C3BEB" w:rsidP="009C33A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3-3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LaDecode</w:t>
      </w:r>
      <w:r>
        <w:rPr>
          <w:rFonts w:ascii="Times New Roman" w:eastAsia="宋体" w:hAnsi="Times New Roman" w:cs="Times New Roman" w:hint="eastAsia"/>
          <w:sz w:val="24"/>
          <w:szCs w:val="28"/>
        </w:rPr>
        <w:t>文件输入界面</w:t>
      </w:r>
    </w:p>
    <w:p w14:paraId="303D35FD" w14:textId="1EC2413E" w:rsidR="00EF3009" w:rsidRPr="00E54103" w:rsidRDefault="00EF3009" w:rsidP="00EF300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通过双击左侧的“</w:t>
      </w:r>
      <w:r>
        <w:rPr>
          <w:rFonts w:ascii="Times New Roman" w:eastAsia="宋体" w:hAnsi="Times New Roman" w:cs="Times New Roman" w:hint="eastAsia"/>
          <w:sz w:val="24"/>
          <w:szCs w:val="24"/>
        </w:rPr>
        <w:t>default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 w:rsidR="00C6242E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C6242E"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/>
          <w:sz w:val="24"/>
          <w:szCs w:val="24"/>
        </w:rPr>
        <w:t>pos.txt</w:t>
      </w:r>
      <w:r>
        <w:rPr>
          <w:rFonts w:ascii="Times New Roman" w:eastAsia="宋体" w:hAnsi="Times New Roman" w:cs="Times New Roman" w:hint="eastAsia"/>
          <w:sz w:val="24"/>
          <w:szCs w:val="24"/>
        </w:rPr>
        <w:t>”和“</w:t>
      </w:r>
      <w:r>
        <w:rPr>
          <w:rFonts w:ascii="Times New Roman" w:eastAsia="宋体" w:hAnsi="Times New Roman" w:cs="Times New Roman" w:hint="eastAsia"/>
          <w:sz w:val="24"/>
          <w:szCs w:val="24"/>
        </w:rPr>
        <w:t>default</w:t>
      </w:r>
      <w:r w:rsidR="00C6242E">
        <w:rPr>
          <w:rFonts w:ascii="Times New Roman" w:eastAsia="宋体" w:hAnsi="Times New Roman" w:cs="Times New Roman"/>
          <w:sz w:val="24"/>
          <w:szCs w:val="24"/>
        </w:rPr>
        <w:t>_lad</w:t>
      </w:r>
      <w:r>
        <w:rPr>
          <w:rFonts w:ascii="Times New Roman" w:eastAsia="宋体" w:hAnsi="Times New Roman" w:cs="Times New Roman"/>
          <w:sz w:val="24"/>
          <w:szCs w:val="24"/>
        </w:rPr>
        <w:t>_p</w:t>
      </w:r>
      <w:r w:rsidR="00C6242E">
        <w:rPr>
          <w:rFonts w:ascii="Times New Roman" w:eastAsia="宋体" w:hAnsi="Times New Roman" w:cs="Times New Roman"/>
          <w:sz w:val="24"/>
          <w:szCs w:val="24"/>
        </w:rPr>
        <w:t>late</w:t>
      </w:r>
      <w:r>
        <w:rPr>
          <w:rFonts w:ascii="Times New Roman" w:eastAsia="宋体" w:hAnsi="Times New Roman" w:cs="Times New Roman"/>
          <w:sz w:val="24"/>
          <w:szCs w:val="24"/>
        </w:rPr>
        <w:t>.txt</w:t>
      </w:r>
      <w:r>
        <w:rPr>
          <w:rFonts w:ascii="Times New Roman" w:eastAsia="宋体" w:hAnsi="Times New Roman" w:cs="Times New Roman" w:hint="eastAsia"/>
          <w:sz w:val="24"/>
          <w:szCs w:val="24"/>
        </w:rPr>
        <w:t>”设置扩增时使用的孔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和板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。打开设置框后，勾选使用的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74CEF9F" w14:textId="4EB77013" w:rsidR="00EF3009" w:rsidRDefault="00EF3009" w:rsidP="00EF300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0A5AD4">
        <w:rPr>
          <w:rFonts w:ascii="Times New Roman" w:eastAsia="宋体" w:hAnsi="Times New Roman" w:cs="Times New Roman"/>
          <w:sz w:val="24"/>
          <w:szCs w:val="24"/>
        </w:rPr>
        <w:t>La</w:t>
      </w:r>
      <w:r>
        <w:rPr>
          <w:rFonts w:ascii="Times New Roman" w:eastAsia="宋体" w:hAnsi="Times New Roman" w:cs="Times New Roman" w:hint="eastAsia"/>
          <w:sz w:val="24"/>
          <w:szCs w:val="24"/>
        </w:rPr>
        <w:t>Decode</w:t>
      </w:r>
      <w:r w:rsidR="000A5AD4">
        <w:rPr>
          <w:rFonts w:ascii="Times New Roman" w:eastAsia="宋体" w:hAnsi="Times New Roman" w:cs="Times New Roman" w:hint="eastAsia"/>
          <w:sz w:val="24"/>
          <w:szCs w:val="24"/>
        </w:rPr>
        <w:t>的工具栏</w:t>
      </w:r>
      <w:r>
        <w:rPr>
          <w:rFonts w:ascii="Times New Roman" w:eastAsia="宋体" w:hAnsi="Times New Roman" w:cs="Times New Roman" w:hint="eastAsia"/>
          <w:sz w:val="24"/>
          <w:szCs w:val="24"/>
        </w:rPr>
        <w:t>中设置数据分析对应的参数。程序提供了预设的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种突变检出阈值</w:t>
      </w:r>
      <w:r>
        <w:rPr>
          <w:rFonts w:ascii="Times New Roman" w:eastAsia="宋体" w:hAnsi="Times New Roman" w:cs="Times New Roman"/>
          <w:sz w:val="24"/>
          <w:szCs w:val="24"/>
        </w:rPr>
        <w:t>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，分别为</w:t>
      </w:r>
      <w:r>
        <w:rPr>
          <w:rFonts w:ascii="Times New Roman" w:eastAsia="宋体" w:hAnsi="Times New Roman" w:cs="Times New Roman" w:hint="eastAsia"/>
          <w:sz w:val="24"/>
          <w:szCs w:val="24"/>
        </w:rPr>
        <w:t>diploid</w:t>
      </w:r>
      <w:r>
        <w:rPr>
          <w:rFonts w:ascii="Times New Roman" w:eastAsia="宋体" w:hAnsi="Times New Roman" w:cs="Times New Roman" w:hint="eastAsia"/>
          <w:sz w:val="24"/>
          <w:szCs w:val="24"/>
        </w:rPr>
        <w:t>（用于分析二倍体样本数据）、</w:t>
      </w:r>
      <w:r>
        <w:rPr>
          <w:rFonts w:ascii="Times New Roman" w:eastAsia="宋体" w:hAnsi="Times New Roman" w:cs="Times New Roman" w:hint="eastAsia"/>
          <w:sz w:val="24"/>
          <w:szCs w:val="24"/>
        </w:rPr>
        <w:t>polyploid</w:t>
      </w:r>
      <w:r>
        <w:rPr>
          <w:rFonts w:ascii="Times New Roman" w:eastAsia="宋体" w:hAnsi="Times New Roman" w:cs="Times New Roman" w:hint="eastAsia"/>
          <w:sz w:val="24"/>
          <w:szCs w:val="24"/>
        </w:rPr>
        <w:t>（用于分析多倍体样本数据）以及</w:t>
      </w:r>
      <w:r>
        <w:rPr>
          <w:rFonts w:ascii="Times New Roman" w:eastAsia="宋体" w:hAnsi="Times New Roman" w:cs="Times New Roman" w:hint="eastAsia"/>
          <w:sz w:val="24"/>
          <w:szCs w:val="24"/>
        </w:rPr>
        <w:t>low frequency</w:t>
      </w:r>
      <w:r>
        <w:rPr>
          <w:rFonts w:ascii="Times New Roman" w:eastAsia="宋体" w:hAnsi="Times New Roman" w:cs="Times New Roman" w:hint="eastAsia"/>
          <w:sz w:val="24"/>
          <w:szCs w:val="24"/>
        </w:rPr>
        <w:t>（用于分析细胞系、原生质体、愈伤组织等样本数据）。除了预设的</w:t>
      </w:r>
      <w:r>
        <w:rPr>
          <w:rFonts w:ascii="Times New Roman" w:eastAsia="宋体" w:hAnsi="Times New Roman" w:cs="Times New Roman"/>
          <w:sz w:val="24"/>
          <w:szCs w:val="24"/>
        </w:rPr>
        <w:t>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，用户可以根据需要自行调整。当样本中某变异位点的</w:t>
      </w:r>
      <w:r>
        <w:rPr>
          <w:rFonts w:ascii="Times New Roman" w:eastAsia="宋体" w:hAnsi="Times New Roman" w:cs="Times New Roman" w:hint="eastAsia"/>
          <w:sz w:val="24"/>
          <w:szCs w:val="24"/>
        </w:rPr>
        <w:t>reads</w:t>
      </w:r>
      <w:r>
        <w:rPr>
          <w:rFonts w:ascii="Times New Roman" w:eastAsia="宋体" w:hAnsi="Times New Roman" w:cs="Times New Roman" w:hint="eastAsia"/>
          <w:sz w:val="24"/>
          <w:szCs w:val="24"/>
        </w:rPr>
        <w:t>数占比大于设置的阈值时，程序才认为该基因型为真实的突变，从而输出该突变位点。</w:t>
      </w:r>
    </w:p>
    <w:p w14:paraId="6816EA75" w14:textId="5A67BA29" w:rsidR="008A7882" w:rsidRPr="00AD012E" w:rsidRDefault="00EF3009" w:rsidP="00EF3009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iv</w:t>
      </w:r>
      <w:r>
        <w:rPr>
          <w:rFonts w:ascii="Times New Roman" w:eastAsia="宋体" w:hAnsi="Times New Roman" w:cs="Times New Roman" w:hint="eastAsia"/>
          <w:sz w:val="24"/>
          <w:szCs w:val="24"/>
        </w:rPr>
        <w:t>）点击“</w:t>
      </w:r>
      <w:r>
        <w:rPr>
          <w:rFonts w:ascii="Times New Roman" w:eastAsia="宋体" w:hAnsi="Times New Roman" w:cs="Times New Roman" w:hint="eastAsia"/>
          <w:sz w:val="24"/>
          <w:szCs w:val="24"/>
        </w:rPr>
        <w:t>Run</w:t>
      </w:r>
      <w:r>
        <w:rPr>
          <w:rFonts w:ascii="Times New Roman" w:eastAsia="宋体" w:hAnsi="Times New Roman" w:cs="Times New Roman" w:hint="eastAsia"/>
          <w:sz w:val="24"/>
          <w:szCs w:val="24"/>
        </w:rPr>
        <w:t>”按钮启动分析任务。</w:t>
      </w:r>
    </w:p>
    <w:p w14:paraId="65437E81" w14:textId="1A8F5C25" w:rsidR="00604C15" w:rsidRDefault="00604C15" w:rsidP="00681E1A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）分析结果导出和结果解读</w:t>
      </w:r>
    </w:p>
    <w:p w14:paraId="5704497D" w14:textId="7AB27B27" w:rsidR="008A7882" w:rsidRPr="007561F9" w:rsidRDefault="008A7882" w:rsidP="005D0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>
        <w:rPr>
          <w:rFonts w:ascii="Times New Roman" w:eastAsia="宋体" w:hAnsi="Times New Roman" w:cs="Times New Roman" w:hint="eastAsia"/>
          <w:sz w:val="24"/>
          <w:szCs w:val="28"/>
        </w:rPr>
        <w:t>解码结束后，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程序运行结束后，样本孔板信息模块中会显示每个孔的分析结果，黄色表示无结果，蓝色表示有结果，红色为当前选中的样本（图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3-4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）。选中某个样本时，底部的解码查看模块中会显示样本的突变情况，包括对应的突变类型、覆盖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lastRenderedPageBreak/>
        <w:t>的总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数、参考序列、每条突变序列及其支持的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数。通过拉动上方的滑动条，可以调整需要显示的序列范围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6CE2AA24" w14:textId="5B13D003" w:rsidR="008A7882" w:rsidRDefault="00A125CE" w:rsidP="00A125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A125CE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221FEC5E" wp14:editId="55D131BB">
            <wp:extent cx="4355123" cy="3064211"/>
            <wp:effectExtent l="0" t="0" r="7620" b="3175"/>
            <wp:docPr id="2878296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9B70895-0B8F-CA8E-A153-4B69C59869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9B70895-0B8F-CA8E-A153-4B69C59869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278" t="464" r="278" b="345"/>
                    <a:stretch/>
                  </pic:blipFill>
                  <pic:spPr>
                    <a:xfrm>
                      <a:off x="0" y="0"/>
                      <a:ext cx="4359033" cy="30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1FAE" w14:textId="270AF716" w:rsidR="001C3BEB" w:rsidRDefault="001C3BEB" w:rsidP="00A125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D45C5E">
        <w:rPr>
          <w:rFonts w:ascii="Times New Roman" w:eastAsia="宋体" w:hAnsi="Times New Roman" w:cs="Times New Roman" w:hint="eastAsia"/>
          <w:sz w:val="24"/>
          <w:szCs w:val="28"/>
        </w:rPr>
        <w:t>3-4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6A73D0"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 w:rsidR="006A73D0">
        <w:rPr>
          <w:rFonts w:ascii="Times New Roman" w:eastAsia="宋体" w:hAnsi="Times New Roman" w:cs="Times New Roman" w:hint="eastAsia"/>
          <w:sz w:val="24"/>
          <w:szCs w:val="28"/>
        </w:rPr>
        <w:t>结果分析</w:t>
      </w:r>
    </w:p>
    <w:p w14:paraId="3066610D" w14:textId="77777777" w:rsidR="006A73D0" w:rsidRDefault="006A73D0" w:rsidP="00A125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1C951E0C" w14:textId="5E03829C" w:rsidR="00D45C5E" w:rsidRPr="00B84A61" w:rsidRDefault="00D45C5E" w:rsidP="00D45C5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解码后的结果可点击菜单栏的“</w:t>
      </w:r>
      <w:r>
        <w:rPr>
          <w:rFonts w:ascii="Times New Roman" w:eastAsia="宋体" w:hAnsi="Times New Roman" w:cs="Times New Roman" w:hint="eastAsia"/>
          <w:sz w:val="24"/>
          <w:szCs w:val="28"/>
        </w:rPr>
        <w:t>Export</w:t>
      </w:r>
      <w:r>
        <w:rPr>
          <w:rFonts w:ascii="Times New Roman" w:eastAsia="宋体" w:hAnsi="Times New Roman" w:cs="Times New Roman" w:hint="eastAsia"/>
          <w:sz w:val="24"/>
          <w:szCs w:val="28"/>
        </w:rPr>
        <w:t>”将结果输出至</w:t>
      </w:r>
      <w:r>
        <w:rPr>
          <w:rFonts w:ascii="Times New Roman" w:eastAsia="宋体" w:hAnsi="Times New Roman" w:cs="Times New Roman" w:hint="eastAsia"/>
          <w:sz w:val="24"/>
          <w:szCs w:val="28"/>
        </w:rPr>
        <w:t>excel</w:t>
      </w:r>
      <w:r>
        <w:rPr>
          <w:rFonts w:ascii="Times New Roman" w:eastAsia="宋体" w:hAnsi="Times New Roman" w:cs="Times New Roman" w:hint="eastAsia"/>
          <w:sz w:val="24"/>
          <w:szCs w:val="28"/>
        </w:rPr>
        <w:t>文件，可以输出两种类型的结果文件。“</w:t>
      </w:r>
      <w:r>
        <w:rPr>
          <w:rFonts w:ascii="Times New Roman" w:eastAsia="宋体" w:hAnsi="Times New Roman" w:cs="Times New Roman" w:hint="eastAsia"/>
          <w:sz w:val="24"/>
          <w:szCs w:val="28"/>
        </w:rPr>
        <w:t>Export all results to excel file</w:t>
      </w:r>
      <w:r>
        <w:rPr>
          <w:rFonts w:ascii="Times New Roman" w:eastAsia="宋体" w:hAnsi="Times New Roman" w:cs="Times New Roman" w:hint="eastAsia"/>
          <w:sz w:val="24"/>
          <w:szCs w:val="28"/>
        </w:rPr>
        <w:t>”为输出所有孔和板的解码详细结果（包括</w:t>
      </w:r>
      <w:r>
        <w:rPr>
          <w:rFonts w:ascii="Times New Roman" w:eastAsia="宋体" w:hAnsi="Times New Roman" w:cs="Times New Roman" w:hint="eastAsia"/>
          <w:sz w:val="24"/>
          <w:szCs w:val="28"/>
        </w:rPr>
        <w:t>reads</w:t>
      </w:r>
      <w:r>
        <w:rPr>
          <w:rFonts w:ascii="Times New Roman" w:eastAsia="宋体" w:hAnsi="Times New Roman" w:cs="Times New Roman" w:hint="eastAsia"/>
          <w:sz w:val="24"/>
          <w:szCs w:val="28"/>
        </w:rPr>
        <w:t>数、突变碱基、每条突变序列和野生型序列的比对等）（图</w:t>
      </w:r>
      <w:r>
        <w:rPr>
          <w:rFonts w:ascii="Times New Roman" w:eastAsia="宋体" w:hAnsi="Times New Roman" w:cs="Times New Roman" w:hint="eastAsia"/>
          <w:sz w:val="24"/>
          <w:szCs w:val="28"/>
        </w:rPr>
        <w:t>3-5</w:t>
      </w:r>
      <w:r>
        <w:rPr>
          <w:rFonts w:ascii="Times New Roman" w:eastAsia="宋体" w:hAnsi="Times New Roman" w:cs="Times New Roman" w:hint="eastAsia"/>
          <w:sz w:val="24"/>
          <w:szCs w:val="28"/>
        </w:rPr>
        <w:t>），“</w:t>
      </w:r>
      <w:r>
        <w:rPr>
          <w:rFonts w:ascii="Times New Roman" w:eastAsia="宋体" w:hAnsi="Times New Roman" w:cs="Times New Roman" w:hint="eastAsia"/>
          <w:sz w:val="24"/>
          <w:szCs w:val="28"/>
        </w:rPr>
        <w:t>Fetch mutations to a single file</w:t>
      </w:r>
      <w:r>
        <w:rPr>
          <w:rFonts w:ascii="Times New Roman" w:eastAsia="宋体" w:hAnsi="Times New Roman" w:cs="Times New Roman" w:hint="eastAsia"/>
          <w:sz w:val="24"/>
          <w:szCs w:val="28"/>
        </w:rPr>
        <w:t>”为仅输出含有数据的样本信息、突变碱基及其</w:t>
      </w:r>
      <w:r>
        <w:rPr>
          <w:rFonts w:ascii="Times New Roman" w:eastAsia="宋体" w:hAnsi="Times New Roman" w:cs="Times New Roman" w:hint="eastAsia"/>
          <w:sz w:val="24"/>
          <w:szCs w:val="28"/>
        </w:rPr>
        <w:t>reads</w:t>
      </w:r>
      <w:r>
        <w:rPr>
          <w:rFonts w:ascii="Times New Roman" w:eastAsia="宋体" w:hAnsi="Times New Roman" w:cs="Times New Roman" w:hint="eastAsia"/>
          <w:sz w:val="24"/>
          <w:szCs w:val="28"/>
        </w:rPr>
        <w:t>数。</w:t>
      </w:r>
    </w:p>
    <w:p w14:paraId="04632B53" w14:textId="77777777" w:rsidR="00A125CE" w:rsidRPr="00D45C5E" w:rsidRDefault="00A125CE" w:rsidP="00A125CE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03FFD33B" w14:textId="1AE6E12E" w:rsidR="008A7882" w:rsidRDefault="00A125CE" w:rsidP="00681E1A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A125CE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26595377" wp14:editId="14B0D680">
            <wp:extent cx="5274310" cy="2938145"/>
            <wp:effectExtent l="0" t="0" r="2540" b="0"/>
            <wp:docPr id="171095684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577552E7-A5BA-11F2-7413-CEC62DA890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577552E7-A5BA-11F2-7413-CEC62DA890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18890"/>
                    <a:stretch/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FEEA" w14:textId="0A19334D" w:rsidR="00A125CE" w:rsidRDefault="001C3BEB" w:rsidP="001C3BE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图</w:t>
      </w:r>
      <w:r w:rsidR="00D45C5E">
        <w:rPr>
          <w:rFonts w:ascii="Times New Roman" w:eastAsia="宋体" w:hAnsi="Times New Roman" w:cs="Times New Roman" w:hint="eastAsia"/>
          <w:sz w:val="24"/>
          <w:szCs w:val="28"/>
        </w:rPr>
        <w:t>3-5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基于</w:t>
      </w:r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>
        <w:rPr>
          <w:rFonts w:ascii="Times New Roman" w:eastAsia="宋体" w:hAnsi="Times New Roman" w:cs="Times New Roman" w:hint="eastAsia"/>
          <w:sz w:val="24"/>
          <w:szCs w:val="28"/>
        </w:rPr>
        <w:t>解码的样本</w:t>
      </w:r>
      <w:r w:rsidR="00D1263E">
        <w:rPr>
          <w:rFonts w:ascii="Times New Roman" w:eastAsia="宋体" w:hAnsi="Times New Roman" w:cs="Times New Roman" w:hint="eastAsia"/>
          <w:sz w:val="24"/>
          <w:szCs w:val="28"/>
        </w:rPr>
        <w:t>突变结果</w:t>
      </w:r>
    </w:p>
    <w:p w14:paraId="4AC65EF0" w14:textId="01A27304" w:rsidR="00A125CE" w:rsidRDefault="00A125CE" w:rsidP="00681E1A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577BEC90" w14:textId="584DBF5A" w:rsidR="00D1263E" w:rsidRDefault="00D1263E" w:rsidP="00D1263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另外，“</w:t>
      </w:r>
      <w:r>
        <w:rPr>
          <w:rFonts w:ascii="Times New Roman" w:eastAsia="宋体" w:hAnsi="Times New Roman" w:cs="Times New Roman" w:hint="eastAsia"/>
          <w:sz w:val="24"/>
          <w:szCs w:val="28"/>
        </w:rPr>
        <w:t>Export</w:t>
      </w:r>
      <w:r>
        <w:rPr>
          <w:rFonts w:ascii="Times New Roman" w:eastAsia="宋体" w:hAnsi="Times New Roman" w:cs="Times New Roman" w:hint="eastAsia"/>
          <w:sz w:val="24"/>
          <w:szCs w:val="28"/>
        </w:rPr>
        <w:t>”中的“</w:t>
      </w:r>
      <w:r>
        <w:rPr>
          <w:rFonts w:ascii="Times New Roman" w:eastAsia="宋体" w:hAnsi="Times New Roman" w:cs="Times New Roman" w:hint="eastAsia"/>
          <w:sz w:val="24"/>
          <w:szCs w:val="28"/>
        </w:rPr>
        <w:t>Plot mutations of all samples</w:t>
      </w:r>
      <w:r>
        <w:rPr>
          <w:rFonts w:ascii="Times New Roman" w:eastAsia="宋体" w:hAnsi="Times New Roman" w:cs="Times New Roman" w:hint="eastAsia"/>
          <w:sz w:val="24"/>
          <w:szCs w:val="28"/>
        </w:rPr>
        <w:t>”可以将不同样本的基因型以图形的形式输出，方便用户直观查看样本的突变结果（图</w:t>
      </w:r>
      <w:r>
        <w:rPr>
          <w:rFonts w:ascii="Times New Roman" w:eastAsia="宋体" w:hAnsi="Times New Roman" w:cs="Times New Roman" w:hint="eastAsia"/>
          <w:sz w:val="24"/>
          <w:szCs w:val="28"/>
        </w:rPr>
        <w:t>3-6</w:t>
      </w:r>
      <w:r>
        <w:rPr>
          <w:rFonts w:ascii="Times New Roman" w:eastAsia="宋体" w:hAnsi="Times New Roman" w:cs="Times New Roman" w:hint="eastAsia"/>
          <w:sz w:val="24"/>
          <w:szCs w:val="28"/>
        </w:rPr>
        <w:t>）。</w:t>
      </w:r>
    </w:p>
    <w:p w14:paraId="31D6C543" w14:textId="77777777" w:rsidR="008A7882" w:rsidRPr="008A7882" w:rsidRDefault="008A7882" w:rsidP="00681E1A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</w:p>
    <w:p w14:paraId="0414B9F9" w14:textId="065E8643" w:rsidR="008A7882" w:rsidRDefault="00A125CE" w:rsidP="00A125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7ACCB81" wp14:editId="6F0EEA6B">
            <wp:extent cx="4724400" cy="2343036"/>
            <wp:effectExtent l="0" t="0" r="0" b="635"/>
            <wp:docPr id="5778928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336" cy="2346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4B4988" w14:textId="2AFB23A5" w:rsidR="0027530C" w:rsidRPr="00A125CE" w:rsidRDefault="0027530C" w:rsidP="00A125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D1263E">
        <w:rPr>
          <w:rFonts w:ascii="Times New Roman" w:eastAsia="宋体" w:hAnsi="Times New Roman" w:cs="Times New Roman" w:hint="eastAsia"/>
          <w:sz w:val="24"/>
          <w:szCs w:val="28"/>
        </w:rPr>
        <w:t>3-6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D1263E">
        <w:rPr>
          <w:rFonts w:ascii="Times New Roman" w:eastAsia="宋体" w:hAnsi="Times New Roman" w:cs="Times New Roman" w:hint="eastAsia"/>
          <w:sz w:val="24"/>
          <w:szCs w:val="28"/>
        </w:rPr>
        <w:t>基于</w:t>
      </w:r>
      <w:r w:rsidR="00D1263E"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 w:rsidR="00D1263E">
        <w:rPr>
          <w:rFonts w:ascii="Times New Roman" w:eastAsia="宋体" w:hAnsi="Times New Roman" w:cs="Times New Roman" w:hint="eastAsia"/>
          <w:sz w:val="24"/>
          <w:szCs w:val="28"/>
        </w:rPr>
        <w:t>解码的输出的突变图</w:t>
      </w:r>
    </w:p>
    <w:p w14:paraId="55DFF827" w14:textId="77777777" w:rsidR="0027530C" w:rsidRDefault="0027530C" w:rsidP="00681E1A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601F6A9D" w14:textId="77777777" w:rsidR="003D0082" w:rsidRDefault="00681E1A" w:rsidP="003D0082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C72066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604C15" w:rsidRPr="00C72066">
        <w:rPr>
          <w:rFonts w:ascii="Times New Roman" w:eastAsia="宋体" w:hAnsi="Times New Roman" w:cs="Times New Roman" w:hint="eastAsia"/>
          <w:sz w:val="24"/>
          <w:szCs w:val="28"/>
        </w:rPr>
        <w:t>4</w:t>
      </w:r>
      <w:r w:rsidRPr="00C72066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3D0082">
        <w:rPr>
          <w:rFonts w:ascii="Times New Roman" w:eastAsia="宋体" w:hAnsi="Times New Roman" w:cs="Times New Roman" w:hint="eastAsia"/>
          <w:sz w:val="24"/>
          <w:szCs w:val="28"/>
        </w:rPr>
        <w:t>其它实用功能</w:t>
      </w:r>
    </w:p>
    <w:p w14:paraId="2AA7EDEE" w14:textId="5DA958D9" w:rsidR="00681E1A" w:rsidRPr="00C72066" w:rsidRDefault="003D0082" w:rsidP="003D008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681E1A" w:rsidRPr="00C72066">
        <w:rPr>
          <w:rFonts w:ascii="Times New Roman" w:eastAsia="宋体" w:hAnsi="Times New Roman" w:cs="Times New Roman" w:hint="eastAsia"/>
          <w:sz w:val="24"/>
          <w:szCs w:val="28"/>
        </w:rPr>
        <w:t>分析已拆分的测序文件</w:t>
      </w:r>
    </w:p>
    <w:p w14:paraId="53F1DF74" w14:textId="63AEFE9E" w:rsidR="00C72066" w:rsidRPr="00C72066" w:rsidRDefault="00BB0E97" w:rsidP="004260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部分测序公司可以提供</w:t>
      </w:r>
      <w:r w:rsidR="00BD4E03">
        <w:rPr>
          <w:rFonts w:ascii="Times New Roman" w:eastAsia="宋体" w:hAnsi="Times New Roman" w:cs="Times New Roman" w:hint="eastAsia"/>
          <w:sz w:val="24"/>
          <w:szCs w:val="28"/>
        </w:rPr>
        <w:t>混合扩增子样本的拆分服务，根据客户提供的</w:t>
      </w:r>
      <w:r w:rsidR="00BD4E03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BD4E03">
        <w:rPr>
          <w:rFonts w:ascii="Times New Roman" w:eastAsia="宋体" w:hAnsi="Times New Roman" w:cs="Times New Roman" w:hint="eastAsia"/>
          <w:sz w:val="24"/>
          <w:szCs w:val="28"/>
        </w:rPr>
        <w:t>序列，将拆分后的各样本</w:t>
      </w:r>
      <w:r w:rsidR="00BD4E03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BD4E03">
        <w:rPr>
          <w:rFonts w:ascii="Times New Roman" w:eastAsia="宋体" w:hAnsi="Times New Roman" w:cs="Times New Roman" w:hint="eastAsia"/>
          <w:sz w:val="24"/>
          <w:szCs w:val="28"/>
        </w:rPr>
        <w:t>文件提供给客户。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为此，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提供了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对已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拆分数据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进行分析的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插件工具，点击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菜单栏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Plugin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”中的“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Muataion analysis from demultiplexed fasta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”，可进入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该功能的分析界面，在对话框中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输入野生型的参考序列文件、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可选的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靶点序列文件以及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已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拆分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F6346C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存放路径（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通常为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Fasta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格式），点击“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OK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按钮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，即可进行解码分析</w:t>
      </w:r>
      <w:r w:rsidR="00C72066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42608B">
        <w:rPr>
          <w:rFonts w:ascii="Times New Roman" w:eastAsia="宋体" w:hAnsi="Times New Roman" w:cs="Times New Roman" w:hint="eastAsia"/>
          <w:sz w:val="24"/>
          <w:szCs w:val="28"/>
        </w:rPr>
        <w:t>3-7</w:t>
      </w:r>
      <w:r w:rsidR="00C72066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，输出的结果文件自动保存至</w:t>
      </w:r>
      <w:r w:rsidR="00CA0337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CA0337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所在</w:t>
      </w:r>
      <w:r w:rsidR="00E35916">
        <w:rPr>
          <w:rFonts w:ascii="Times New Roman" w:eastAsia="宋体" w:hAnsi="Times New Roman" w:cs="Times New Roman" w:hint="eastAsia"/>
          <w:sz w:val="24"/>
          <w:szCs w:val="28"/>
        </w:rPr>
        <w:t>目录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71C1B4DD" w14:textId="0EED68C1" w:rsidR="00C72066" w:rsidRDefault="00C72066" w:rsidP="00C72066">
      <w:pPr>
        <w:spacing w:line="360" w:lineRule="auto"/>
        <w:jc w:val="center"/>
        <w:rPr>
          <w:rFonts w:ascii="Times New Roman" w:eastAsia="宋体" w:hAnsi="Times New Roman" w:cs="Times New Roman"/>
          <w:color w:val="FF0000"/>
          <w:sz w:val="24"/>
          <w:szCs w:val="28"/>
        </w:rPr>
      </w:pPr>
      <w:r>
        <w:rPr>
          <w:rFonts w:ascii="Times New Roman" w:eastAsia="宋体" w:hAnsi="Times New Roman" w:cs="Times New Roman"/>
          <w:noProof/>
          <w:color w:val="FF0000"/>
          <w:sz w:val="24"/>
          <w:szCs w:val="28"/>
        </w:rPr>
        <w:lastRenderedPageBreak/>
        <w:drawing>
          <wp:inline distT="0" distB="0" distL="0" distR="0" wp14:anchorId="4A069B04" wp14:editId="7AD287BE">
            <wp:extent cx="2432516" cy="2897771"/>
            <wp:effectExtent l="0" t="0" r="6350" b="0"/>
            <wp:docPr id="50082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705" cy="2906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2DFE4" w14:textId="01F63367" w:rsidR="00C72066" w:rsidRPr="00C72066" w:rsidRDefault="00C72066" w:rsidP="00C7206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C72066"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42608B">
        <w:rPr>
          <w:rFonts w:ascii="Times New Roman" w:eastAsia="宋体" w:hAnsi="Times New Roman" w:cs="Times New Roman" w:hint="eastAsia"/>
          <w:sz w:val="24"/>
          <w:szCs w:val="28"/>
        </w:rPr>
        <w:t>3-7</w:t>
      </w:r>
      <w:r w:rsidRPr="00C72066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Pr="00C72066">
        <w:rPr>
          <w:rFonts w:ascii="Times New Roman" w:eastAsia="宋体" w:hAnsi="Times New Roman" w:cs="Times New Roman" w:hint="eastAsia"/>
          <w:sz w:val="24"/>
          <w:szCs w:val="28"/>
        </w:rPr>
        <w:t>基于</w:t>
      </w:r>
      <w:r w:rsidRPr="00C72066"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r w:rsidR="008652A3">
        <w:rPr>
          <w:rFonts w:ascii="Times New Roman" w:eastAsia="宋体" w:hAnsi="Times New Roman" w:cs="Times New Roman" w:hint="eastAsia"/>
          <w:sz w:val="24"/>
          <w:szCs w:val="28"/>
        </w:rPr>
        <w:t>分析已</w:t>
      </w:r>
      <w:r w:rsidRPr="00C72066">
        <w:rPr>
          <w:rFonts w:ascii="Times New Roman" w:eastAsia="宋体" w:hAnsi="Times New Roman" w:cs="Times New Roman" w:hint="eastAsia"/>
          <w:sz w:val="24"/>
          <w:szCs w:val="28"/>
        </w:rPr>
        <w:t>拆分</w:t>
      </w:r>
      <w:r w:rsidR="008652A3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DB37E4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Pr="00C72066">
        <w:rPr>
          <w:rFonts w:ascii="Times New Roman" w:eastAsia="宋体" w:hAnsi="Times New Roman" w:cs="Times New Roman" w:hint="eastAsia"/>
          <w:sz w:val="24"/>
          <w:szCs w:val="28"/>
        </w:rPr>
        <w:t>数据</w:t>
      </w:r>
    </w:p>
    <w:p w14:paraId="243137A6" w14:textId="0ED4F524" w:rsidR="00EF764E" w:rsidRDefault="00EF764E" w:rsidP="00EF764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3D0082">
        <w:rPr>
          <w:rFonts w:ascii="Times New Roman" w:eastAsia="宋体" w:hAnsi="Times New Roman" w:cs="Times New Roman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）特异引物设计</w:t>
      </w:r>
    </w:p>
    <w:p w14:paraId="0F09C4DE" w14:textId="581D331B" w:rsidR="00A125CE" w:rsidRDefault="00EF764E" w:rsidP="00EF764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>La</w:t>
      </w:r>
      <w:r>
        <w:rPr>
          <w:rFonts w:ascii="Times New Roman" w:eastAsia="宋体" w:hAnsi="Times New Roman" w:cs="Times New Roman" w:hint="eastAsia"/>
          <w:sz w:val="24"/>
          <w:szCs w:val="28"/>
        </w:rPr>
        <w:t>Decode</w:t>
      </w:r>
      <w:r>
        <w:rPr>
          <w:rFonts w:ascii="Times New Roman" w:eastAsia="宋体" w:hAnsi="Times New Roman" w:cs="Times New Roman" w:hint="eastAsia"/>
          <w:sz w:val="24"/>
          <w:szCs w:val="28"/>
        </w:rPr>
        <w:t>的“</w:t>
      </w:r>
      <w:r>
        <w:rPr>
          <w:rFonts w:ascii="Times New Roman" w:eastAsia="宋体" w:hAnsi="Times New Roman" w:cs="Times New Roman" w:hint="eastAsia"/>
          <w:sz w:val="24"/>
          <w:szCs w:val="28"/>
        </w:rPr>
        <w:t>Primer</w:t>
      </w:r>
      <w:r>
        <w:rPr>
          <w:rFonts w:ascii="Times New Roman" w:eastAsia="宋体" w:hAnsi="Times New Roman" w:cs="Times New Roman" w:hint="eastAsia"/>
          <w:sz w:val="24"/>
          <w:szCs w:val="28"/>
        </w:rPr>
        <w:t>”中提供了特异引物设计功能，用于在</w:t>
      </w:r>
      <w:r w:rsidRPr="009278E9">
        <w:rPr>
          <w:rFonts w:ascii="Times New Roman" w:eastAsia="宋体" w:hAnsi="Times New Roman" w:cs="Times New Roman"/>
          <w:sz w:val="24"/>
          <w:szCs w:val="24"/>
        </w:rPr>
        <w:t>靶序列特异正向引物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arget</w:t>
      </w:r>
      <w:r w:rsidRPr="009278E9">
        <w:rPr>
          <w:rFonts w:ascii="Times New Roman" w:eastAsia="宋体" w:hAnsi="Times New Roman" w:cs="Times New Roman"/>
          <w:sz w:val="24"/>
          <w:szCs w:val="24"/>
        </w:rPr>
        <w:t>-F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9278E9"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arget</w:t>
      </w:r>
      <w:r>
        <w:rPr>
          <w:rFonts w:ascii="Times New Roman" w:eastAsia="宋体" w:hAnsi="Times New Roman" w:cs="Times New Roman" w:hint="eastAsia"/>
          <w:sz w:val="24"/>
          <w:szCs w:val="24"/>
        </w:rPr>
        <w:t>-R</w:t>
      </w:r>
      <w:r>
        <w:rPr>
          <w:rFonts w:ascii="Times New Roman" w:eastAsia="宋体" w:hAnsi="Times New Roman" w:cs="Times New Roman" w:hint="eastAsia"/>
          <w:sz w:val="24"/>
          <w:szCs w:val="24"/>
        </w:rPr>
        <w:t>自动添加桥接序列（图</w:t>
      </w:r>
      <w:r>
        <w:rPr>
          <w:rFonts w:ascii="Times New Roman" w:eastAsia="宋体" w:hAnsi="Times New Roman" w:cs="Times New Roman"/>
          <w:sz w:val="24"/>
          <w:szCs w:val="28"/>
        </w:rPr>
        <w:t>3-8</w:t>
      </w:r>
      <w:r>
        <w:rPr>
          <w:rFonts w:ascii="Times New Roman" w:eastAsia="宋体" w:hAnsi="Times New Roman" w:cs="Times New Roman" w:hint="eastAsia"/>
          <w:sz w:val="24"/>
          <w:szCs w:val="24"/>
        </w:rPr>
        <w:t>）。输入桥接序列、目的靶点名称以及不含桥接序列的目的片段特异扩增</w:t>
      </w:r>
      <w:r w:rsidR="00DB37E4">
        <w:rPr>
          <w:rFonts w:ascii="Times New Roman" w:eastAsia="宋体" w:hAnsi="Times New Roman" w:cs="Times New Roman" w:hint="eastAsia"/>
          <w:sz w:val="24"/>
          <w:szCs w:val="24"/>
        </w:rPr>
        <w:t>的匹配</w:t>
      </w:r>
      <w:r>
        <w:rPr>
          <w:rFonts w:ascii="Times New Roman" w:eastAsia="宋体" w:hAnsi="Times New Roman" w:cs="Times New Roman" w:hint="eastAsia"/>
          <w:sz w:val="24"/>
          <w:szCs w:val="24"/>
        </w:rPr>
        <w:t>序列（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’-3’</w:t>
      </w:r>
      <w:r>
        <w:rPr>
          <w:rFonts w:ascii="Times New Roman" w:eastAsia="宋体" w:hAnsi="Times New Roman" w:cs="Times New Roman" w:hint="eastAsia"/>
          <w:sz w:val="24"/>
          <w:szCs w:val="24"/>
        </w:rPr>
        <w:t>），点击“</w:t>
      </w:r>
      <w:r>
        <w:rPr>
          <w:rFonts w:ascii="Times New Roman" w:eastAsia="宋体" w:hAnsi="Times New Roman" w:cs="Times New Roman" w:hint="eastAsia"/>
          <w:sz w:val="24"/>
          <w:szCs w:val="24"/>
        </w:rPr>
        <w:t>Generate primers</w:t>
      </w:r>
      <w:r>
        <w:rPr>
          <w:rFonts w:ascii="Times New Roman" w:eastAsia="宋体" w:hAnsi="Times New Roman" w:cs="Times New Roman" w:hint="eastAsia"/>
          <w:sz w:val="24"/>
          <w:szCs w:val="24"/>
        </w:rPr>
        <w:t>”键，可批量生成含有桥接序列的</w:t>
      </w:r>
      <w:r w:rsidRPr="009278E9">
        <w:rPr>
          <w:rFonts w:ascii="Times New Roman" w:eastAsia="宋体" w:hAnsi="Times New Roman" w:cs="Times New Roman"/>
          <w:sz w:val="24"/>
          <w:szCs w:val="24"/>
        </w:rPr>
        <w:t>靶序列特异性</w:t>
      </w:r>
      <w:r>
        <w:rPr>
          <w:rFonts w:ascii="Times New Roman" w:eastAsia="宋体" w:hAnsi="Times New Roman" w:cs="Times New Roman" w:hint="eastAsia"/>
          <w:sz w:val="24"/>
          <w:szCs w:val="24"/>
        </w:rPr>
        <w:t>扩增引物，用于</w:t>
      </w:r>
      <w:r>
        <w:rPr>
          <w:rFonts w:ascii="Times New Roman" w:eastAsia="宋体" w:hAnsi="Times New Roman" w:cs="Times New Roman" w:hint="eastAsia"/>
          <w:sz w:val="24"/>
          <w:szCs w:val="24"/>
        </w:rPr>
        <w:t>NGS</w:t>
      </w:r>
      <w:r>
        <w:rPr>
          <w:rFonts w:ascii="Times New Roman" w:eastAsia="宋体" w:hAnsi="Times New Roman" w:cs="Times New Roman" w:hint="eastAsia"/>
          <w:sz w:val="24"/>
          <w:szCs w:val="24"/>
        </w:rPr>
        <w:t>混合建库的第一轮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反应。建议使用</w:t>
      </w:r>
      <w:r>
        <w:rPr>
          <w:rFonts w:ascii="Times New Roman" w:eastAsia="宋体" w:hAnsi="Times New Roman" w:cs="Times New Roman" w:hint="eastAsia"/>
          <w:sz w:val="24"/>
          <w:szCs w:val="24"/>
        </w:rPr>
        <w:t>NCBI primer-blast</w:t>
      </w:r>
      <w:r>
        <w:rPr>
          <w:rFonts w:ascii="Times New Roman" w:eastAsia="宋体" w:hAnsi="Times New Roman" w:cs="Times New Roman" w:hint="eastAsia"/>
          <w:sz w:val="24"/>
          <w:szCs w:val="24"/>
        </w:rPr>
        <w:t>或者</w:t>
      </w:r>
      <w:r>
        <w:rPr>
          <w:rFonts w:ascii="Times New Roman" w:eastAsia="宋体" w:hAnsi="Times New Roman" w:cs="Times New Roman" w:hint="eastAsia"/>
          <w:sz w:val="24"/>
          <w:szCs w:val="24"/>
        </w:rPr>
        <w:t>CRISPR-GE primerDesi</w:t>
      </w:r>
      <w:r w:rsidR="00C14A15">
        <w:rPr>
          <w:rFonts w:ascii="Times New Roman" w:eastAsia="宋体" w:hAnsi="Times New Roman" w:cs="Times New Roman" w:hint="eastAsia"/>
          <w:sz w:val="24"/>
          <w:szCs w:val="24"/>
        </w:rPr>
        <w:t>gn</w:t>
      </w:r>
      <w:r>
        <w:rPr>
          <w:rFonts w:ascii="Times New Roman" w:eastAsia="宋体" w:hAnsi="Times New Roman" w:cs="Times New Roman" w:hint="eastAsia"/>
          <w:sz w:val="24"/>
          <w:szCs w:val="24"/>
        </w:rPr>
        <w:t>等工具</w:t>
      </w:r>
      <w:r w:rsidR="0035333F">
        <w:rPr>
          <w:rFonts w:ascii="Times New Roman" w:eastAsia="宋体" w:hAnsi="Times New Roman" w:cs="Times New Roman" w:hint="eastAsia"/>
          <w:sz w:val="24"/>
          <w:szCs w:val="24"/>
        </w:rPr>
        <w:t>检测所设引物在参考基因组的特异性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AC81CB" w14:textId="68FF4654" w:rsidR="00A50363" w:rsidRDefault="00A50363" w:rsidP="00A5036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6CDBFD1" wp14:editId="643BE64F">
            <wp:extent cx="2981325" cy="2444750"/>
            <wp:effectExtent l="0" t="0" r="9525" b="0"/>
            <wp:docPr id="2322027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DFEE8" w14:textId="5CC04A48" w:rsidR="0027530C" w:rsidRDefault="0027530C" w:rsidP="00A5036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47165D">
        <w:rPr>
          <w:rFonts w:ascii="Times New Roman" w:eastAsia="宋体" w:hAnsi="Times New Roman" w:cs="Times New Roman"/>
          <w:sz w:val="24"/>
          <w:szCs w:val="28"/>
        </w:rPr>
        <w:t>3-8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LaDecode</w:t>
      </w:r>
      <w:r>
        <w:rPr>
          <w:rFonts w:ascii="Times New Roman" w:eastAsia="宋体" w:hAnsi="Times New Roman" w:cs="Times New Roman" w:hint="eastAsia"/>
          <w:sz w:val="24"/>
          <w:szCs w:val="28"/>
        </w:rPr>
        <w:t>引物设计输入界面</w:t>
      </w:r>
    </w:p>
    <w:p w14:paraId="4F559A76" w14:textId="77777777" w:rsidR="0027530C" w:rsidRDefault="0027530C" w:rsidP="00A5036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0BE2EE2D" w14:textId="1ACD2565" w:rsidR="00262F35" w:rsidRDefault="00262F35" w:rsidP="00262F3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 w:rsidR="003D0082">
        <w:rPr>
          <w:rFonts w:ascii="Times New Roman" w:eastAsia="宋体" w:hAnsi="Times New Roman" w:cs="Times New Roman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）自定义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</w:p>
    <w:p w14:paraId="0058B882" w14:textId="7B70A1C3" w:rsidR="00725DDB" w:rsidRPr="003E4CAD" w:rsidRDefault="00262F35" w:rsidP="003E4CA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虽然</w:t>
      </w:r>
      <w:r>
        <w:rPr>
          <w:rFonts w:ascii="Times New Roman" w:eastAsia="宋体" w:hAnsi="Times New Roman" w:cs="Times New Roman"/>
          <w:sz w:val="24"/>
          <w:szCs w:val="28"/>
        </w:rPr>
        <w:t>La</w:t>
      </w:r>
      <w:r>
        <w:rPr>
          <w:rFonts w:ascii="Times New Roman" w:eastAsia="宋体" w:hAnsi="Times New Roman" w:cs="Times New Roman" w:hint="eastAsia"/>
          <w:sz w:val="24"/>
          <w:szCs w:val="28"/>
        </w:rPr>
        <w:t>Decode</w:t>
      </w:r>
      <w:r>
        <w:rPr>
          <w:rFonts w:ascii="Times New Roman" w:eastAsia="宋体" w:hAnsi="Times New Roman" w:cs="Times New Roman" w:hint="eastAsia"/>
          <w:sz w:val="24"/>
          <w:szCs w:val="28"/>
        </w:rPr>
        <w:t>提供了</w:t>
      </w:r>
      <w:r>
        <w:rPr>
          <w:rFonts w:ascii="Times New Roman" w:eastAsia="宋体" w:hAnsi="Times New Roman" w:cs="Times New Roman" w:hint="eastAsia"/>
          <w:sz w:val="24"/>
          <w:szCs w:val="28"/>
        </w:rPr>
        <w:t>96</w:t>
      </w:r>
      <w:r>
        <w:rPr>
          <w:rFonts w:ascii="Times New Roman" w:eastAsia="宋体" w:hAnsi="Times New Roman" w:cs="Times New Roman" w:hint="eastAsia"/>
          <w:sz w:val="24"/>
          <w:szCs w:val="28"/>
        </w:rPr>
        <w:t>个孔</w:t>
      </w:r>
      <w:r>
        <w:rPr>
          <w:rFonts w:ascii="Times New Roman" w:eastAsia="宋体" w:hAnsi="Times New Roman" w:cs="Times New Roman" w:hint="eastAsia"/>
          <w:sz w:val="24"/>
          <w:szCs w:val="28"/>
        </w:rPr>
        <w:t>barcod</w:t>
      </w:r>
      <w:r>
        <w:rPr>
          <w:rFonts w:ascii="Times New Roman" w:eastAsia="宋体" w:hAnsi="Times New Roman" w:cs="Times New Roman"/>
          <w:sz w:val="24"/>
          <w:szCs w:val="28"/>
        </w:rPr>
        <w:t>e</w:t>
      </w:r>
      <w:r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DB37E4">
        <w:rPr>
          <w:rFonts w:ascii="Times New Roman" w:eastAsia="宋体" w:hAnsi="Times New Roman" w:cs="Times New Roman" w:hint="eastAsia"/>
          <w:sz w:val="24"/>
          <w:szCs w:val="28"/>
        </w:rPr>
        <w:t>10</w:t>
      </w:r>
      <w:r>
        <w:rPr>
          <w:rFonts w:ascii="Times New Roman" w:eastAsia="宋体" w:hAnsi="Times New Roman" w:cs="Times New Roman" w:hint="eastAsia"/>
          <w:sz w:val="24"/>
          <w:szCs w:val="28"/>
        </w:rPr>
        <w:t>个板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，但用户可以根据自己需求重新定义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中使用的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序列。打开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选择框后，通过双击各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序列（图</w:t>
      </w:r>
      <w:r>
        <w:rPr>
          <w:rFonts w:ascii="Times New Roman" w:eastAsia="宋体" w:hAnsi="Times New Roman" w:cs="Times New Roman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-</w:t>
      </w:r>
      <w:r>
        <w:rPr>
          <w:rFonts w:ascii="Times New Roman" w:eastAsia="宋体" w:hAnsi="Times New Roman" w:cs="Times New Roman"/>
          <w:sz w:val="24"/>
          <w:szCs w:val="28"/>
        </w:rPr>
        <w:t>9</w:t>
      </w:r>
      <w:r>
        <w:rPr>
          <w:rFonts w:ascii="Times New Roman" w:eastAsia="宋体" w:hAnsi="Times New Roman" w:cs="Times New Roman" w:hint="eastAsia"/>
          <w:sz w:val="24"/>
          <w:szCs w:val="28"/>
        </w:rPr>
        <w:t>），或者点击菜单栏“</w:t>
      </w:r>
      <w:r>
        <w:rPr>
          <w:rFonts w:ascii="Times New Roman" w:eastAsia="宋体" w:hAnsi="Times New Roman" w:cs="Times New Roman" w:hint="eastAsia"/>
          <w:sz w:val="24"/>
          <w:szCs w:val="28"/>
        </w:rPr>
        <w:t>Setting</w:t>
      </w:r>
      <w:r>
        <w:rPr>
          <w:rFonts w:ascii="Times New Roman" w:eastAsia="宋体" w:hAnsi="Times New Roman" w:cs="Times New Roman" w:hint="eastAsia"/>
          <w:sz w:val="24"/>
          <w:szCs w:val="28"/>
        </w:rPr>
        <w:t>”下拉框的“</w:t>
      </w:r>
      <w:r>
        <w:rPr>
          <w:rFonts w:ascii="Times New Roman" w:eastAsia="宋体" w:hAnsi="Times New Roman" w:cs="Times New Roman" w:hint="eastAsia"/>
          <w:sz w:val="24"/>
          <w:szCs w:val="28"/>
        </w:rPr>
        <w:t>Setting the default barcodes sequence</w:t>
      </w:r>
      <w:r>
        <w:rPr>
          <w:rFonts w:ascii="Times New Roman" w:eastAsia="宋体" w:hAnsi="Times New Roman" w:cs="Times New Roman" w:hint="eastAsia"/>
          <w:sz w:val="24"/>
          <w:szCs w:val="28"/>
        </w:rPr>
        <w:t>”（批量修改</w:t>
      </w:r>
      <w:r w:rsidR="003E4CAD">
        <w:rPr>
          <w:rFonts w:ascii="Times New Roman" w:eastAsia="宋体" w:hAnsi="Times New Roman" w:cs="Times New Roman" w:hint="eastAsia"/>
          <w:sz w:val="24"/>
          <w:szCs w:val="28"/>
        </w:rPr>
        <w:t>，并保存为默认</w:t>
      </w:r>
      <w:r w:rsidR="003E4CAD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），可以设置用户自己定义的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9784E92" w14:textId="55BF550E" w:rsidR="00A50363" w:rsidRDefault="00A50363" w:rsidP="00A5036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B60DD1D" wp14:editId="1CF1E880">
            <wp:extent cx="3361519" cy="3353711"/>
            <wp:effectExtent l="0" t="0" r="4445" b="0"/>
            <wp:docPr id="21363551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071" cy="3375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3247E4" w14:textId="65CFAFF1" w:rsidR="0027530C" w:rsidRDefault="0027530C" w:rsidP="00A5036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3E4CAD">
        <w:rPr>
          <w:rFonts w:ascii="Times New Roman" w:eastAsia="宋体" w:hAnsi="Times New Roman" w:cs="Times New Roman" w:hint="eastAsia"/>
          <w:sz w:val="24"/>
          <w:szCs w:val="28"/>
        </w:rPr>
        <w:t>3-9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LaDecode</w:t>
      </w:r>
      <w:r>
        <w:rPr>
          <w:rFonts w:ascii="Times New Roman" w:eastAsia="宋体" w:hAnsi="Times New Roman" w:cs="Times New Roman" w:hint="eastAsia"/>
          <w:sz w:val="24"/>
          <w:szCs w:val="28"/>
        </w:rPr>
        <w:t>中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定义界面</w:t>
      </w:r>
    </w:p>
    <w:p w14:paraId="4DC56F28" w14:textId="682A95B1" w:rsidR="002329D2" w:rsidRDefault="002329D2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44186634" w14:textId="749D2D55" w:rsidR="00803C8E" w:rsidRPr="00803C8E" w:rsidRDefault="00803C8E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803C8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五、问题反馈</w:t>
      </w:r>
    </w:p>
    <w:p w14:paraId="6F39167B" w14:textId="7655B1CE" w:rsidR="00803C8E" w:rsidRPr="00681E1A" w:rsidRDefault="00803C8E" w:rsidP="00803C8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谢先荣，</w:t>
      </w:r>
      <w:r>
        <w:rPr>
          <w:rFonts w:ascii="Times New Roman" w:eastAsia="宋体" w:hAnsi="Times New Roman" w:cs="Times New Roman" w:hint="eastAsia"/>
          <w:sz w:val="24"/>
          <w:szCs w:val="28"/>
        </w:rPr>
        <w:t>xie</w:t>
      </w:r>
      <w:r>
        <w:rPr>
          <w:rFonts w:ascii="Times New Roman" w:eastAsia="宋体" w:hAnsi="Times New Roman" w:cs="Times New Roman"/>
          <w:sz w:val="24"/>
          <w:szCs w:val="28"/>
        </w:rPr>
        <w:t>xianrong@scau.edu.cn</w:t>
      </w:r>
    </w:p>
    <w:sectPr w:rsidR="00803C8E" w:rsidRPr="00681E1A" w:rsidSect="00C82B7C">
      <w:footerReference w:type="even" r:id="rId31"/>
      <w:footerReference w:type="default" r:id="rId32"/>
      <w:pgSz w:w="11906" w:h="16838"/>
      <w:pgMar w:top="1440" w:right="1418" w:bottom="1440" w:left="153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4B2B93" w14:textId="77777777" w:rsidR="00397579" w:rsidRDefault="00397579" w:rsidP="00F50E75">
      <w:pPr>
        <w:rPr>
          <w:rFonts w:hint="eastAsia"/>
        </w:rPr>
      </w:pPr>
      <w:r>
        <w:separator/>
      </w:r>
    </w:p>
  </w:endnote>
  <w:endnote w:type="continuationSeparator" w:id="0">
    <w:p w14:paraId="1CCB2425" w14:textId="77777777" w:rsidR="00397579" w:rsidRDefault="00397579" w:rsidP="00F50E7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c"/>
      </w:rPr>
      <w:id w:val="-1302912239"/>
      <w:docPartObj>
        <w:docPartGallery w:val="Page Numbers (Bottom of Page)"/>
        <w:docPartUnique/>
      </w:docPartObj>
    </w:sdtPr>
    <w:sdtContent>
      <w:p w14:paraId="409A0246" w14:textId="56231BBE" w:rsidR="00326218" w:rsidRDefault="00326218" w:rsidP="00F25E4D">
        <w:pPr>
          <w:pStyle w:val="a5"/>
          <w:framePr w:wrap="none" w:vAnchor="text" w:hAnchor="margin" w:xAlign="center" w:y="1"/>
          <w:rPr>
            <w:rStyle w:val="ac"/>
            <w:rFonts w:hint="eastAsia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6758469E" w14:textId="77777777" w:rsidR="00326218" w:rsidRDefault="00326218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c"/>
      </w:rPr>
      <w:id w:val="1701425864"/>
      <w:docPartObj>
        <w:docPartGallery w:val="Page Numbers (Bottom of Page)"/>
        <w:docPartUnique/>
      </w:docPartObj>
    </w:sdtPr>
    <w:sdtContent>
      <w:p w14:paraId="2B9727E0" w14:textId="3229D5DF" w:rsidR="00326218" w:rsidRDefault="00326218" w:rsidP="00F25E4D">
        <w:pPr>
          <w:pStyle w:val="a5"/>
          <w:framePr w:wrap="none" w:vAnchor="text" w:hAnchor="margin" w:xAlign="center" w:y="1"/>
          <w:rPr>
            <w:rStyle w:val="ac"/>
            <w:rFonts w:hint="eastAsia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 w:rsidR="008A7F7B">
          <w:rPr>
            <w:rStyle w:val="ac"/>
            <w:noProof/>
          </w:rPr>
          <w:t>9</w:t>
        </w:r>
        <w:r>
          <w:rPr>
            <w:rStyle w:val="ac"/>
          </w:rPr>
          <w:fldChar w:fldCharType="end"/>
        </w:r>
      </w:p>
    </w:sdtContent>
  </w:sdt>
  <w:p w14:paraId="2153EC26" w14:textId="77777777" w:rsidR="00326218" w:rsidRDefault="00326218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EF2B22" w14:textId="77777777" w:rsidR="00397579" w:rsidRDefault="00397579" w:rsidP="00F50E75">
      <w:pPr>
        <w:rPr>
          <w:rFonts w:hint="eastAsia"/>
        </w:rPr>
      </w:pPr>
      <w:r>
        <w:separator/>
      </w:r>
    </w:p>
  </w:footnote>
  <w:footnote w:type="continuationSeparator" w:id="0">
    <w:p w14:paraId="61987FA4" w14:textId="77777777" w:rsidR="00397579" w:rsidRDefault="00397579" w:rsidP="00F50E7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850AA"/>
    <w:multiLevelType w:val="hybridMultilevel"/>
    <w:tmpl w:val="E9D8A870"/>
    <w:lvl w:ilvl="0" w:tplc="ECDEC778">
      <w:start w:val="1"/>
      <w:numFmt w:val="lowerRoman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41E53B4"/>
    <w:multiLevelType w:val="hybridMultilevel"/>
    <w:tmpl w:val="9EBE5CF2"/>
    <w:lvl w:ilvl="0" w:tplc="124C31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5A442B8"/>
    <w:multiLevelType w:val="hybridMultilevel"/>
    <w:tmpl w:val="86AC1D0C"/>
    <w:lvl w:ilvl="0" w:tplc="AB52F988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0F44474"/>
    <w:multiLevelType w:val="hybridMultilevel"/>
    <w:tmpl w:val="6D2A3DC0"/>
    <w:lvl w:ilvl="0" w:tplc="B42448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8AF13E7"/>
    <w:multiLevelType w:val="hybridMultilevel"/>
    <w:tmpl w:val="4B1A8582"/>
    <w:lvl w:ilvl="0" w:tplc="9028D6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8510EB"/>
    <w:multiLevelType w:val="hybridMultilevel"/>
    <w:tmpl w:val="C9C079FE"/>
    <w:lvl w:ilvl="0" w:tplc="4D60F4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9915254"/>
    <w:multiLevelType w:val="hybridMultilevel"/>
    <w:tmpl w:val="675CBEE8"/>
    <w:lvl w:ilvl="0" w:tplc="2A7AE1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4EC7D45"/>
    <w:multiLevelType w:val="hybridMultilevel"/>
    <w:tmpl w:val="16C4A856"/>
    <w:lvl w:ilvl="0" w:tplc="BA9A272C">
      <w:start w:val="1"/>
      <w:numFmt w:val="lowerRoman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75FB7E44"/>
    <w:multiLevelType w:val="hybridMultilevel"/>
    <w:tmpl w:val="4FD88E7A"/>
    <w:lvl w:ilvl="0" w:tplc="476676EA">
      <w:start w:val="1"/>
      <w:numFmt w:val="lowerRoman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9" w15:restartNumberingAfterBreak="0">
    <w:nsid w:val="7FF707B9"/>
    <w:multiLevelType w:val="hybridMultilevel"/>
    <w:tmpl w:val="4182A84C"/>
    <w:lvl w:ilvl="0" w:tplc="6018FDC0">
      <w:start w:val="1"/>
      <w:numFmt w:val="lowerRoman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49118693">
    <w:abstractNumId w:val="5"/>
  </w:num>
  <w:num w:numId="2" w16cid:durableId="1088424003">
    <w:abstractNumId w:val="6"/>
  </w:num>
  <w:num w:numId="3" w16cid:durableId="124813123">
    <w:abstractNumId w:val="3"/>
  </w:num>
  <w:num w:numId="4" w16cid:durableId="1691451137">
    <w:abstractNumId w:val="4"/>
  </w:num>
  <w:num w:numId="5" w16cid:durableId="1696420679">
    <w:abstractNumId w:val="1"/>
  </w:num>
  <w:num w:numId="6" w16cid:durableId="1989820251">
    <w:abstractNumId w:val="2"/>
  </w:num>
  <w:num w:numId="7" w16cid:durableId="1251036897">
    <w:abstractNumId w:val="7"/>
  </w:num>
  <w:num w:numId="8" w16cid:durableId="145442190">
    <w:abstractNumId w:val="0"/>
  </w:num>
  <w:num w:numId="9" w16cid:durableId="453793818">
    <w:abstractNumId w:val="9"/>
  </w:num>
  <w:num w:numId="10" w16cid:durableId="950748645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xianrong xie">
    <w15:presenceInfo w15:providerId="Windows Live" w15:userId="d10053637026d4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866"/>
    <w:rsid w:val="000062DF"/>
    <w:rsid w:val="00006AE9"/>
    <w:rsid w:val="000079E0"/>
    <w:rsid w:val="000119BB"/>
    <w:rsid w:val="00017F5C"/>
    <w:rsid w:val="0002006F"/>
    <w:rsid w:val="000227AF"/>
    <w:rsid w:val="00024062"/>
    <w:rsid w:val="00031EFB"/>
    <w:rsid w:val="00037DC3"/>
    <w:rsid w:val="0004282E"/>
    <w:rsid w:val="000434C1"/>
    <w:rsid w:val="00047E86"/>
    <w:rsid w:val="00053C52"/>
    <w:rsid w:val="000540EE"/>
    <w:rsid w:val="000557A0"/>
    <w:rsid w:val="00056768"/>
    <w:rsid w:val="00061FB7"/>
    <w:rsid w:val="00064666"/>
    <w:rsid w:val="00064CAC"/>
    <w:rsid w:val="00071457"/>
    <w:rsid w:val="00080035"/>
    <w:rsid w:val="0008492B"/>
    <w:rsid w:val="00084DD0"/>
    <w:rsid w:val="0009020B"/>
    <w:rsid w:val="0009583A"/>
    <w:rsid w:val="000A5AD4"/>
    <w:rsid w:val="000D1B01"/>
    <w:rsid w:val="000D1FA2"/>
    <w:rsid w:val="000D3C4C"/>
    <w:rsid w:val="000D447E"/>
    <w:rsid w:val="000D5065"/>
    <w:rsid w:val="000D5260"/>
    <w:rsid w:val="000E2FBF"/>
    <w:rsid w:val="000E7475"/>
    <w:rsid w:val="00101D13"/>
    <w:rsid w:val="00103EB2"/>
    <w:rsid w:val="0010557B"/>
    <w:rsid w:val="00111E44"/>
    <w:rsid w:val="00113240"/>
    <w:rsid w:val="00113D1A"/>
    <w:rsid w:val="001229CF"/>
    <w:rsid w:val="0012416F"/>
    <w:rsid w:val="001302F0"/>
    <w:rsid w:val="00131059"/>
    <w:rsid w:val="001326C0"/>
    <w:rsid w:val="00135C22"/>
    <w:rsid w:val="00152A23"/>
    <w:rsid w:val="00153D80"/>
    <w:rsid w:val="00154DE6"/>
    <w:rsid w:val="0015570A"/>
    <w:rsid w:val="00155E5F"/>
    <w:rsid w:val="00157701"/>
    <w:rsid w:val="00161905"/>
    <w:rsid w:val="00163AD3"/>
    <w:rsid w:val="00166C73"/>
    <w:rsid w:val="00171543"/>
    <w:rsid w:val="00176278"/>
    <w:rsid w:val="001813D1"/>
    <w:rsid w:val="001858B3"/>
    <w:rsid w:val="001875B0"/>
    <w:rsid w:val="0019005D"/>
    <w:rsid w:val="00196446"/>
    <w:rsid w:val="00197922"/>
    <w:rsid w:val="001A3DAF"/>
    <w:rsid w:val="001A5765"/>
    <w:rsid w:val="001A5DF9"/>
    <w:rsid w:val="001B25EE"/>
    <w:rsid w:val="001B39D7"/>
    <w:rsid w:val="001C3BEB"/>
    <w:rsid w:val="001C7DD3"/>
    <w:rsid w:val="001D2F31"/>
    <w:rsid w:val="001D426F"/>
    <w:rsid w:val="001D5A35"/>
    <w:rsid w:val="001D7F04"/>
    <w:rsid w:val="001E1810"/>
    <w:rsid w:val="001E2B6C"/>
    <w:rsid w:val="001E4837"/>
    <w:rsid w:val="001F1592"/>
    <w:rsid w:val="001F2991"/>
    <w:rsid w:val="001F4777"/>
    <w:rsid w:val="0020116A"/>
    <w:rsid w:val="00207628"/>
    <w:rsid w:val="00214F5A"/>
    <w:rsid w:val="00216AAD"/>
    <w:rsid w:val="00224918"/>
    <w:rsid w:val="0022601A"/>
    <w:rsid w:val="00230746"/>
    <w:rsid w:val="002329D2"/>
    <w:rsid w:val="002358F1"/>
    <w:rsid w:val="00237CBF"/>
    <w:rsid w:val="002411BB"/>
    <w:rsid w:val="00242B21"/>
    <w:rsid w:val="0025011B"/>
    <w:rsid w:val="00250CBA"/>
    <w:rsid w:val="00255C84"/>
    <w:rsid w:val="00256023"/>
    <w:rsid w:val="00262BD7"/>
    <w:rsid w:val="00262F35"/>
    <w:rsid w:val="00263992"/>
    <w:rsid w:val="002641E6"/>
    <w:rsid w:val="00266355"/>
    <w:rsid w:val="00267F9D"/>
    <w:rsid w:val="002713F6"/>
    <w:rsid w:val="00274FFC"/>
    <w:rsid w:val="0027530C"/>
    <w:rsid w:val="00283134"/>
    <w:rsid w:val="00284BC8"/>
    <w:rsid w:val="002911EF"/>
    <w:rsid w:val="00294364"/>
    <w:rsid w:val="00296196"/>
    <w:rsid w:val="002B56E0"/>
    <w:rsid w:val="002C1DE8"/>
    <w:rsid w:val="002D50E0"/>
    <w:rsid w:val="002E3EF3"/>
    <w:rsid w:val="00302C5B"/>
    <w:rsid w:val="00311196"/>
    <w:rsid w:val="00316EF5"/>
    <w:rsid w:val="00317D69"/>
    <w:rsid w:val="00320872"/>
    <w:rsid w:val="003215FF"/>
    <w:rsid w:val="00326218"/>
    <w:rsid w:val="00330DB2"/>
    <w:rsid w:val="0033118D"/>
    <w:rsid w:val="00331B5F"/>
    <w:rsid w:val="0033773F"/>
    <w:rsid w:val="00341D2F"/>
    <w:rsid w:val="00341F5B"/>
    <w:rsid w:val="00343C79"/>
    <w:rsid w:val="0034736D"/>
    <w:rsid w:val="0035333F"/>
    <w:rsid w:val="00353B9C"/>
    <w:rsid w:val="00357E88"/>
    <w:rsid w:val="003647C1"/>
    <w:rsid w:val="00370F49"/>
    <w:rsid w:val="00373500"/>
    <w:rsid w:val="0038055D"/>
    <w:rsid w:val="00380A44"/>
    <w:rsid w:val="003829EE"/>
    <w:rsid w:val="00386F1C"/>
    <w:rsid w:val="0039082B"/>
    <w:rsid w:val="00390C79"/>
    <w:rsid w:val="00391172"/>
    <w:rsid w:val="0039578C"/>
    <w:rsid w:val="00397579"/>
    <w:rsid w:val="003A3467"/>
    <w:rsid w:val="003A708D"/>
    <w:rsid w:val="003C0AD1"/>
    <w:rsid w:val="003D0082"/>
    <w:rsid w:val="003D019E"/>
    <w:rsid w:val="003D0666"/>
    <w:rsid w:val="003D490D"/>
    <w:rsid w:val="003E05EA"/>
    <w:rsid w:val="003E26E0"/>
    <w:rsid w:val="003E4CAD"/>
    <w:rsid w:val="003E5653"/>
    <w:rsid w:val="003F41D2"/>
    <w:rsid w:val="003F46DE"/>
    <w:rsid w:val="003F4935"/>
    <w:rsid w:val="003F7843"/>
    <w:rsid w:val="00400E41"/>
    <w:rsid w:val="00401114"/>
    <w:rsid w:val="00401561"/>
    <w:rsid w:val="00404DD1"/>
    <w:rsid w:val="00407526"/>
    <w:rsid w:val="00415AF8"/>
    <w:rsid w:val="004165E6"/>
    <w:rsid w:val="0042608B"/>
    <w:rsid w:val="004326E1"/>
    <w:rsid w:val="00441CE1"/>
    <w:rsid w:val="004470F4"/>
    <w:rsid w:val="00456703"/>
    <w:rsid w:val="00456D36"/>
    <w:rsid w:val="0047165D"/>
    <w:rsid w:val="0048237F"/>
    <w:rsid w:val="004831CC"/>
    <w:rsid w:val="004835B5"/>
    <w:rsid w:val="00484A65"/>
    <w:rsid w:val="00496056"/>
    <w:rsid w:val="00496FC3"/>
    <w:rsid w:val="004A52DF"/>
    <w:rsid w:val="004B0D07"/>
    <w:rsid w:val="004C0ACC"/>
    <w:rsid w:val="004C1F1F"/>
    <w:rsid w:val="004C33D2"/>
    <w:rsid w:val="004C6F68"/>
    <w:rsid w:val="004D2335"/>
    <w:rsid w:val="004D4CA1"/>
    <w:rsid w:val="004D5D71"/>
    <w:rsid w:val="004E5D8E"/>
    <w:rsid w:val="004E6A2A"/>
    <w:rsid w:val="004E7B8D"/>
    <w:rsid w:val="004E7E69"/>
    <w:rsid w:val="004F1FBF"/>
    <w:rsid w:val="004F2D1D"/>
    <w:rsid w:val="00502700"/>
    <w:rsid w:val="00504266"/>
    <w:rsid w:val="005049ED"/>
    <w:rsid w:val="00505F18"/>
    <w:rsid w:val="005126E1"/>
    <w:rsid w:val="00514120"/>
    <w:rsid w:val="0053054A"/>
    <w:rsid w:val="00530833"/>
    <w:rsid w:val="00533CE6"/>
    <w:rsid w:val="00534755"/>
    <w:rsid w:val="00536434"/>
    <w:rsid w:val="0054086D"/>
    <w:rsid w:val="00541C53"/>
    <w:rsid w:val="005432F7"/>
    <w:rsid w:val="0055529C"/>
    <w:rsid w:val="00556C8C"/>
    <w:rsid w:val="00561D16"/>
    <w:rsid w:val="00561F3C"/>
    <w:rsid w:val="00571D9F"/>
    <w:rsid w:val="00580192"/>
    <w:rsid w:val="00591B22"/>
    <w:rsid w:val="005A0329"/>
    <w:rsid w:val="005A178A"/>
    <w:rsid w:val="005A5275"/>
    <w:rsid w:val="005A5DDF"/>
    <w:rsid w:val="005B13B3"/>
    <w:rsid w:val="005B23EF"/>
    <w:rsid w:val="005B49FF"/>
    <w:rsid w:val="005B7FB9"/>
    <w:rsid w:val="005C1FA7"/>
    <w:rsid w:val="005C3D3E"/>
    <w:rsid w:val="005C424F"/>
    <w:rsid w:val="005C62DB"/>
    <w:rsid w:val="005C7CCF"/>
    <w:rsid w:val="005D05F9"/>
    <w:rsid w:val="005D27D1"/>
    <w:rsid w:val="005E579F"/>
    <w:rsid w:val="005E7F27"/>
    <w:rsid w:val="005F2BD3"/>
    <w:rsid w:val="005F3E66"/>
    <w:rsid w:val="00604C15"/>
    <w:rsid w:val="00624F3B"/>
    <w:rsid w:val="00627E81"/>
    <w:rsid w:val="00631666"/>
    <w:rsid w:val="006375EB"/>
    <w:rsid w:val="0064151E"/>
    <w:rsid w:val="00655F8B"/>
    <w:rsid w:val="00664C7F"/>
    <w:rsid w:val="00671E1C"/>
    <w:rsid w:val="00673340"/>
    <w:rsid w:val="00675277"/>
    <w:rsid w:val="0067569A"/>
    <w:rsid w:val="00677B61"/>
    <w:rsid w:val="00681E1A"/>
    <w:rsid w:val="00681FF8"/>
    <w:rsid w:val="00684593"/>
    <w:rsid w:val="0068498E"/>
    <w:rsid w:val="00686463"/>
    <w:rsid w:val="00687E64"/>
    <w:rsid w:val="006934F7"/>
    <w:rsid w:val="006945F5"/>
    <w:rsid w:val="006A0821"/>
    <w:rsid w:val="006A0AED"/>
    <w:rsid w:val="006A0F34"/>
    <w:rsid w:val="006A1E77"/>
    <w:rsid w:val="006A20D3"/>
    <w:rsid w:val="006A45BE"/>
    <w:rsid w:val="006A5D83"/>
    <w:rsid w:val="006A5EA5"/>
    <w:rsid w:val="006A73D0"/>
    <w:rsid w:val="006B0F8C"/>
    <w:rsid w:val="006B1BF0"/>
    <w:rsid w:val="006B5EDF"/>
    <w:rsid w:val="006C14FC"/>
    <w:rsid w:val="006C5A71"/>
    <w:rsid w:val="006D52DE"/>
    <w:rsid w:val="006E02B1"/>
    <w:rsid w:val="006E2076"/>
    <w:rsid w:val="006E398F"/>
    <w:rsid w:val="006F485A"/>
    <w:rsid w:val="006F645C"/>
    <w:rsid w:val="0070186F"/>
    <w:rsid w:val="00701AAE"/>
    <w:rsid w:val="007041B8"/>
    <w:rsid w:val="00710D52"/>
    <w:rsid w:val="0071254E"/>
    <w:rsid w:val="007157E6"/>
    <w:rsid w:val="007159AC"/>
    <w:rsid w:val="007162D6"/>
    <w:rsid w:val="00725DDB"/>
    <w:rsid w:val="0072702A"/>
    <w:rsid w:val="0072764B"/>
    <w:rsid w:val="00741840"/>
    <w:rsid w:val="00751542"/>
    <w:rsid w:val="007547E9"/>
    <w:rsid w:val="00754868"/>
    <w:rsid w:val="007561F9"/>
    <w:rsid w:val="007652D5"/>
    <w:rsid w:val="00774220"/>
    <w:rsid w:val="00774836"/>
    <w:rsid w:val="00776EA3"/>
    <w:rsid w:val="00794908"/>
    <w:rsid w:val="007950FF"/>
    <w:rsid w:val="0079782F"/>
    <w:rsid w:val="007A1FAA"/>
    <w:rsid w:val="007A766F"/>
    <w:rsid w:val="007B4FDC"/>
    <w:rsid w:val="007B5BD2"/>
    <w:rsid w:val="007C096E"/>
    <w:rsid w:val="007C18A6"/>
    <w:rsid w:val="007C3A46"/>
    <w:rsid w:val="007C4194"/>
    <w:rsid w:val="007C48D3"/>
    <w:rsid w:val="007D1329"/>
    <w:rsid w:val="007D1DEC"/>
    <w:rsid w:val="007E71A3"/>
    <w:rsid w:val="007E7EF9"/>
    <w:rsid w:val="007F466D"/>
    <w:rsid w:val="007F70F6"/>
    <w:rsid w:val="007F7889"/>
    <w:rsid w:val="00800510"/>
    <w:rsid w:val="008006B9"/>
    <w:rsid w:val="00800BDC"/>
    <w:rsid w:val="00803C8E"/>
    <w:rsid w:val="00805726"/>
    <w:rsid w:val="00805D5B"/>
    <w:rsid w:val="00805D8B"/>
    <w:rsid w:val="00810EDE"/>
    <w:rsid w:val="00824A6D"/>
    <w:rsid w:val="00835690"/>
    <w:rsid w:val="00837E7E"/>
    <w:rsid w:val="008430E7"/>
    <w:rsid w:val="008452EC"/>
    <w:rsid w:val="0084776F"/>
    <w:rsid w:val="00851208"/>
    <w:rsid w:val="008536F0"/>
    <w:rsid w:val="00857F49"/>
    <w:rsid w:val="00864A2C"/>
    <w:rsid w:val="008652A3"/>
    <w:rsid w:val="00866F12"/>
    <w:rsid w:val="00871736"/>
    <w:rsid w:val="00871D64"/>
    <w:rsid w:val="00882C10"/>
    <w:rsid w:val="008844B9"/>
    <w:rsid w:val="00884D32"/>
    <w:rsid w:val="0089117A"/>
    <w:rsid w:val="008956B7"/>
    <w:rsid w:val="008A1734"/>
    <w:rsid w:val="008A6AEC"/>
    <w:rsid w:val="008A7882"/>
    <w:rsid w:val="008A7F7B"/>
    <w:rsid w:val="008B4BFB"/>
    <w:rsid w:val="008C544C"/>
    <w:rsid w:val="008C7F6A"/>
    <w:rsid w:val="008D2866"/>
    <w:rsid w:val="008D3632"/>
    <w:rsid w:val="008D39ED"/>
    <w:rsid w:val="008D4A3F"/>
    <w:rsid w:val="008D5D81"/>
    <w:rsid w:val="008D62A3"/>
    <w:rsid w:val="008D632A"/>
    <w:rsid w:val="008D6D8E"/>
    <w:rsid w:val="008E16A7"/>
    <w:rsid w:val="008E23FE"/>
    <w:rsid w:val="008E35A4"/>
    <w:rsid w:val="008F2698"/>
    <w:rsid w:val="008F68E5"/>
    <w:rsid w:val="0090375B"/>
    <w:rsid w:val="00905821"/>
    <w:rsid w:val="009066CF"/>
    <w:rsid w:val="00907BDE"/>
    <w:rsid w:val="00911A0E"/>
    <w:rsid w:val="00915FB4"/>
    <w:rsid w:val="00916229"/>
    <w:rsid w:val="00921997"/>
    <w:rsid w:val="0092352E"/>
    <w:rsid w:val="009239B2"/>
    <w:rsid w:val="009278E9"/>
    <w:rsid w:val="00934AC0"/>
    <w:rsid w:val="00952099"/>
    <w:rsid w:val="00952909"/>
    <w:rsid w:val="00956A4E"/>
    <w:rsid w:val="00962B9B"/>
    <w:rsid w:val="00963480"/>
    <w:rsid w:val="009670D8"/>
    <w:rsid w:val="00967F27"/>
    <w:rsid w:val="00970DA0"/>
    <w:rsid w:val="00976BA3"/>
    <w:rsid w:val="0098052B"/>
    <w:rsid w:val="00980A00"/>
    <w:rsid w:val="00982CC2"/>
    <w:rsid w:val="0098590C"/>
    <w:rsid w:val="0098674E"/>
    <w:rsid w:val="009922CA"/>
    <w:rsid w:val="00994F7D"/>
    <w:rsid w:val="00995437"/>
    <w:rsid w:val="0099613D"/>
    <w:rsid w:val="009970E7"/>
    <w:rsid w:val="009A1724"/>
    <w:rsid w:val="009A2895"/>
    <w:rsid w:val="009A5C3C"/>
    <w:rsid w:val="009B1143"/>
    <w:rsid w:val="009B276C"/>
    <w:rsid w:val="009B6540"/>
    <w:rsid w:val="009C0EAA"/>
    <w:rsid w:val="009C33A5"/>
    <w:rsid w:val="009D15B4"/>
    <w:rsid w:val="009D3EC4"/>
    <w:rsid w:val="009D6C6D"/>
    <w:rsid w:val="009E4599"/>
    <w:rsid w:val="009F21AA"/>
    <w:rsid w:val="009F5861"/>
    <w:rsid w:val="009F797E"/>
    <w:rsid w:val="00A07F70"/>
    <w:rsid w:val="00A125CE"/>
    <w:rsid w:val="00A1772D"/>
    <w:rsid w:val="00A20FA0"/>
    <w:rsid w:val="00A247D6"/>
    <w:rsid w:val="00A26404"/>
    <w:rsid w:val="00A26C52"/>
    <w:rsid w:val="00A27F0E"/>
    <w:rsid w:val="00A3127C"/>
    <w:rsid w:val="00A3366C"/>
    <w:rsid w:val="00A35E05"/>
    <w:rsid w:val="00A366F0"/>
    <w:rsid w:val="00A40188"/>
    <w:rsid w:val="00A43D5D"/>
    <w:rsid w:val="00A4450E"/>
    <w:rsid w:val="00A45760"/>
    <w:rsid w:val="00A50363"/>
    <w:rsid w:val="00A51629"/>
    <w:rsid w:val="00A532E0"/>
    <w:rsid w:val="00A553ED"/>
    <w:rsid w:val="00A633D3"/>
    <w:rsid w:val="00A638B7"/>
    <w:rsid w:val="00A654AB"/>
    <w:rsid w:val="00A65E9D"/>
    <w:rsid w:val="00A75524"/>
    <w:rsid w:val="00A75F20"/>
    <w:rsid w:val="00A76C7D"/>
    <w:rsid w:val="00A86389"/>
    <w:rsid w:val="00A87647"/>
    <w:rsid w:val="00A95117"/>
    <w:rsid w:val="00AB1EBF"/>
    <w:rsid w:val="00AC32AC"/>
    <w:rsid w:val="00AC399B"/>
    <w:rsid w:val="00AC43FF"/>
    <w:rsid w:val="00AC5151"/>
    <w:rsid w:val="00AD012E"/>
    <w:rsid w:val="00AD248B"/>
    <w:rsid w:val="00AE3A3F"/>
    <w:rsid w:val="00AE55EC"/>
    <w:rsid w:val="00AE7AF9"/>
    <w:rsid w:val="00AE7D0D"/>
    <w:rsid w:val="00AF0955"/>
    <w:rsid w:val="00AF7183"/>
    <w:rsid w:val="00B01B38"/>
    <w:rsid w:val="00B06F68"/>
    <w:rsid w:val="00B132A6"/>
    <w:rsid w:val="00B13BAB"/>
    <w:rsid w:val="00B2038C"/>
    <w:rsid w:val="00B312EA"/>
    <w:rsid w:val="00B32141"/>
    <w:rsid w:val="00B32E71"/>
    <w:rsid w:val="00B355A5"/>
    <w:rsid w:val="00B370A2"/>
    <w:rsid w:val="00B42C62"/>
    <w:rsid w:val="00B45ABD"/>
    <w:rsid w:val="00B4793E"/>
    <w:rsid w:val="00B479C2"/>
    <w:rsid w:val="00B501DD"/>
    <w:rsid w:val="00B54EE0"/>
    <w:rsid w:val="00B555CE"/>
    <w:rsid w:val="00B5598E"/>
    <w:rsid w:val="00B629A5"/>
    <w:rsid w:val="00B669A8"/>
    <w:rsid w:val="00B7176B"/>
    <w:rsid w:val="00B76CC5"/>
    <w:rsid w:val="00B84A61"/>
    <w:rsid w:val="00B9194E"/>
    <w:rsid w:val="00B94185"/>
    <w:rsid w:val="00B94FDE"/>
    <w:rsid w:val="00B95122"/>
    <w:rsid w:val="00BA342A"/>
    <w:rsid w:val="00BA40CD"/>
    <w:rsid w:val="00BB0E97"/>
    <w:rsid w:val="00BB3B1C"/>
    <w:rsid w:val="00BC1E7F"/>
    <w:rsid w:val="00BD0ECA"/>
    <w:rsid w:val="00BD3981"/>
    <w:rsid w:val="00BD4E03"/>
    <w:rsid w:val="00BD5D4F"/>
    <w:rsid w:val="00BE397B"/>
    <w:rsid w:val="00BE480F"/>
    <w:rsid w:val="00BE7D69"/>
    <w:rsid w:val="00BF25E0"/>
    <w:rsid w:val="00C073F3"/>
    <w:rsid w:val="00C129D1"/>
    <w:rsid w:val="00C14A15"/>
    <w:rsid w:val="00C16974"/>
    <w:rsid w:val="00C20A00"/>
    <w:rsid w:val="00C302DC"/>
    <w:rsid w:val="00C3251F"/>
    <w:rsid w:val="00C366CA"/>
    <w:rsid w:val="00C40384"/>
    <w:rsid w:val="00C42417"/>
    <w:rsid w:val="00C43D75"/>
    <w:rsid w:val="00C47C47"/>
    <w:rsid w:val="00C51AB0"/>
    <w:rsid w:val="00C5279A"/>
    <w:rsid w:val="00C535EE"/>
    <w:rsid w:val="00C54AD6"/>
    <w:rsid w:val="00C57C7B"/>
    <w:rsid w:val="00C6242E"/>
    <w:rsid w:val="00C6375A"/>
    <w:rsid w:val="00C64677"/>
    <w:rsid w:val="00C66786"/>
    <w:rsid w:val="00C70F16"/>
    <w:rsid w:val="00C72066"/>
    <w:rsid w:val="00C721A7"/>
    <w:rsid w:val="00C74D4C"/>
    <w:rsid w:val="00C75AC9"/>
    <w:rsid w:val="00C761BB"/>
    <w:rsid w:val="00C825BD"/>
    <w:rsid w:val="00C82B7C"/>
    <w:rsid w:val="00C8309A"/>
    <w:rsid w:val="00C844AF"/>
    <w:rsid w:val="00C8493C"/>
    <w:rsid w:val="00C86AD8"/>
    <w:rsid w:val="00C90681"/>
    <w:rsid w:val="00C910E7"/>
    <w:rsid w:val="00CA0337"/>
    <w:rsid w:val="00CA0AD2"/>
    <w:rsid w:val="00CA71CD"/>
    <w:rsid w:val="00CB2DEE"/>
    <w:rsid w:val="00CB70EF"/>
    <w:rsid w:val="00CC021D"/>
    <w:rsid w:val="00CC270F"/>
    <w:rsid w:val="00CC28DB"/>
    <w:rsid w:val="00CC6B4A"/>
    <w:rsid w:val="00CF1489"/>
    <w:rsid w:val="00D037E6"/>
    <w:rsid w:val="00D04692"/>
    <w:rsid w:val="00D06BC5"/>
    <w:rsid w:val="00D072E3"/>
    <w:rsid w:val="00D10D27"/>
    <w:rsid w:val="00D11E19"/>
    <w:rsid w:val="00D1263E"/>
    <w:rsid w:val="00D154FD"/>
    <w:rsid w:val="00D2060C"/>
    <w:rsid w:val="00D20EAE"/>
    <w:rsid w:val="00D23EA4"/>
    <w:rsid w:val="00D25873"/>
    <w:rsid w:val="00D25E56"/>
    <w:rsid w:val="00D2630D"/>
    <w:rsid w:val="00D27363"/>
    <w:rsid w:val="00D42892"/>
    <w:rsid w:val="00D45C5E"/>
    <w:rsid w:val="00D46C20"/>
    <w:rsid w:val="00D50D81"/>
    <w:rsid w:val="00D52EEC"/>
    <w:rsid w:val="00D5671C"/>
    <w:rsid w:val="00D57351"/>
    <w:rsid w:val="00D634A7"/>
    <w:rsid w:val="00D743DA"/>
    <w:rsid w:val="00D74401"/>
    <w:rsid w:val="00D7495F"/>
    <w:rsid w:val="00D834A5"/>
    <w:rsid w:val="00D840C1"/>
    <w:rsid w:val="00D866B8"/>
    <w:rsid w:val="00D91912"/>
    <w:rsid w:val="00D93376"/>
    <w:rsid w:val="00D95750"/>
    <w:rsid w:val="00D9779C"/>
    <w:rsid w:val="00DA398E"/>
    <w:rsid w:val="00DB37E4"/>
    <w:rsid w:val="00DC316B"/>
    <w:rsid w:val="00DC34E4"/>
    <w:rsid w:val="00DC54DE"/>
    <w:rsid w:val="00DD66F4"/>
    <w:rsid w:val="00E00BEF"/>
    <w:rsid w:val="00E01A0A"/>
    <w:rsid w:val="00E032CD"/>
    <w:rsid w:val="00E05684"/>
    <w:rsid w:val="00E1289D"/>
    <w:rsid w:val="00E142A0"/>
    <w:rsid w:val="00E17D1B"/>
    <w:rsid w:val="00E21718"/>
    <w:rsid w:val="00E331BF"/>
    <w:rsid w:val="00E34616"/>
    <w:rsid w:val="00E35916"/>
    <w:rsid w:val="00E509AA"/>
    <w:rsid w:val="00E54103"/>
    <w:rsid w:val="00E55C83"/>
    <w:rsid w:val="00E6123F"/>
    <w:rsid w:val="00E65606"/>
    <w:rsid w:val="00E67CAA"/>
    <w:rsid w:val="00E71BC3"/>
    <w:rsid w:val="00E82344"/>
    <w:rsid w:val="00E86418"/>
    <w:rsid w:val="00E97D65"/>
    <w:rsid w:val="00EA1C6F"/>
    <w:rsid w:val="00EA2DEE"/>
    <w:rsid w:val="00EA3C69"/>
    <w:rsid w:val="00EA7A3F"/>
    <w:rsid w:val="00EB0436"/>
    <w:rsid w:val="00EB0DAC"/>
    <w:rsid w:val="00EB0F76"/>
    <w:rsid w:val="00EB2073"/>
    <w:rsid w:val="00EB37C9"/>
    <w:rsid w:val="00EC15BD"/>
    <w:rsid w:val="00ED15A4"/>
    <w:rsid w:val="00ED1705"/>
    <w:rsid w:val="00EE32A1"/>
    <w:rsid w:val="00EF2D88"/>
    <w:rsid w:val="00EF3009"/>
    <w:rsid w:val="00EF336E"/>
    <w:rsid w:val="00EF7435"/>
    <w:rsid w:val="00EF764E"/>
    <w:rsid w:val="00F02FB9"/>
    <w:rsid w:val="00F03F95"/>
    <w:rsid w:val="00F061F4"/>
    <w:rsid w:val="00F067A1"/>
    <w:rsid w:val="00F06BCC"/>
    <w:rsid w:val="00F105D9"/>
    <w:rsid w:val="00F1476B"/>
    <w:rsid w:val="00F16721"/>
    <w:rsid w:val="00F21165"/>
    <w:rsid w:val="00F25DE2"/>
    <w:rsid w:val="00F25E4D"/>
    <w:rsid w:val="00F3235D"/>
    <w:rsid w:val="00F346FE"/>
    <w:rsid w:val="00F34998"/>
    <w:rsid w:val="00F357D2"/>
    <w:rsid w:val="00F41116"/>
    <w:rsid w:val="00F41506"/>
    <w:rsid w:val="00F4334E"/>
    <w:rsid w:val="00F47DDF"/>
    <w:rsid w:val="00F50E75"/>
    <w:rsid w:val="00F57070"/>
    <w:rsid w:val="00F57EEA"/>
    <w:rsid w:val="00F60C64"/>
    <w:rsid w:val="00F6346C"/>
    <w:rsid w:val="00F82C18"/>
    <w:rsid w:val="00F90AC6"/>
    <w:rsid w:val="00FA0AE0"/>
    <w:rsid w:val="00FA32CB"/>
    <w:rsid w:val="00FB3FC9"/>
    <w:rsid w:val="00FB643B"/>
    <w:rsid w:val="00FC629C"/>
    <w:rsid w:val="00FC7590"/>
    <w:rsid w:val="00FE660F"/>
    <w:rsid w:val="00FF3262"/>
    <w:rsid w:val="00FF3999"/>
    <w:rsid w:val="00FF3AFF"/>
    <w:rsid w:val="00FF4370"/>
    <w:rsid w:val="00FF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7351C"/>
  <w15:docId w15:val="{8A58E0BF-97E4-4B3A-9B3E-C3AD27D03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0E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0E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0E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0E75"/>
    <w:rPr>
      <w:sz w:val="18"/>
      <w:szCs w:val="18"/>
    </w:rPr>
  </w:style>
  <w:style w:type="paragraph" w:styleId="a7">
    <w:name w:val="List Paragraph"/>
    <w:basedOn w:val="a"/>
    <w:uiPriority w:val="34"/>
    <w:qFormat/>
    <w:rsid w:val="00CF1489"/>
    <w:pPr>
      <w:ind w:firstLineChars="200" w:firstLine="420"/>
    </w:pPr>
  </w:style>
  <w:style w:type="table" w:styleId="a8">
    <w:name w:val="Table Grid"/>
    <w:basedOn w:val="a1"/>
    <w:uiPriority w:val="59"/>
    <w:rsid w:val="00837E7E"/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D840C1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D840C1"/>
    <w:pPr>
      <w:widowControl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ab">
    <w:name w:val="批注文字 字符"/>
    <w:basedOn w:val="a0"/>
    <w:link w:val="aa"/>
    <w:uiPriority w:val="99"/>
    <w:semiHidden/>
    <w:rsid w:val="00D840C1"/>
    <w:rPr>
      <w:rFonts w:ascii="宋体" w:eastAsia="宋体" w:hAnsi="宋体" w:cs="宋体"/>
      <w:kern w:val="0"/>
      <w:sz w:val="24"/>
      <w:szCs w:val="24"/>
      <w14:ligatures w14:val="none"/>
    </w:rPr>
  </w:style>
  <w:style w:type="table" w:customStyle="1" w:styleId="1">
    <w:name w:val="网格型1"/>
    <w:basedOn w:val="a1"/>
    <w:next w:val="a8"/>
    <w:uiPriority w:val="59"/>
    <w:unhideWhenUsed/>
    <w:rsid w:val="00D866B8"/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  <w:basedOn w:val="a0"/>
    <w:uiPriority w:val="99"/>
    <w:semiHidden/>
    <w:unhideWhenUsed/>
    <w:rsid w:val="00952099"/>
  </w:style>
  <w:style w:type="paragraph" w:styleId="ad">
    <w:name w:val="Balloon Text"/>
    <w:basedOn w:val="a"/>
    <w:link w:val="ae"/>
    <w:uiPriority w:val="99"/>
    <w:semiHidden/>
    <w:unhideWhenUsed/>
    <w:rsid w:val="009970E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9970E7"/>
    <w:rPr>
      <w:sz w:val="18"/>
      <w:szCs w:val="18"/>
    </w:rPr>
  </w:style>
  <w:style w:type="paragraph" w:styleId="af">
    <w:name w:val="annotation subject"/>
    <w:basedOn w:val="aa"/>
    <w:next w:val="aa"/>
    <w:link w:val="af0"/>
    <w:uiPriority w:val="99"/>
    <w:semiHidden/>
    <w:unhideWhenUsed/>
    <w:rsid w:val="006C14FC"/>
    <w:pPr>
      <w:widowControl w:val="0"/>
    </w:pPr>
    <w:rPr>
      <w:rFonts w:asciiTheme="minorHAnsi" w:eastAsiaTheme="minorEastAsia" w:hAnsiTheme="minorHAnsi" w:cstheme="minorBidi"/>
      <w:b/>
      <w:bCs/>
      <w:kern w:val="2"/>
      <w:sz w:val="21"/>
      <w:szCs w:val="22"/>
      <w14:ligatures w14:val="standardContextual"/>
    </w:rPr>
  </w:style>
  <w:style w:type="character" w:customStyle="1" w:styleId="af0">
    <w:name w:val="批注主题 字符"/>
    <w:basedOn w:val="ab"/>
    <w:link w:val="af"/>
    <w:uiPriority w:val="99"/>
    <w:semiHidden/>
    <w:rsid w:val="006C14FC"/>
    <w:rPr>
      <w:rFonts w:ascii="宋体" w:eastAsia="宋体" w:hAnsi="宋体" w:cs="宋体"/>
      <w:b/>
      <w:bCs/>
      <w:kern w:val="0"/>
      <w:sz w:val="24"/>
      <w:szCs w:val="24"/>
      <w14:ligatures w14:val="none"/>
    </w:rPr>
  </w:style>
  <w:style w:type="paragraph" w:styleId="af1">
    <w:name w:val="Revision"/>
    <w:hidden/>
    <w:uiPriority w:val="99"/>
    <w:semiHidden/>
    <w:rsid w:val="00882C10"/>
  </w:style>
  <w:style w:type="character" w:styleId="af2">
    <w:name w:val="Hyperlink"/>
    <w:basedOn w:val="a0"/>
    <w:uiPriority w:val="99"/>
    <w:unhideWhenUsed/>
    <w:rsid w:val="00F57070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F570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tiff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C86B38-8B92-4D51-BEC5-A9DE34AD5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29</Pages>
  <Words>2713</Words>
  <Characters>15469</Characters>
  <Application>Microsoft Office Word</Application>
  <DocSecurity>0</DocSecurity>
  <Lines>128</Lines>
  <Paragraphs>36</Paragraphs>
  <ScaleCrop>false</ScaleCrop>
  <Company/>
  <LinksUpToDate>false</LinksUpToDate>
  <CharactersWithSpaces>18146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xianrong xie</dc:creator>
  <cp:lastModifiedBy>xianrong xie</cp:lastModifiedBy>
  <cp:revision>35</cp:revision>
  <dcterms:created xsi:type="dcterms:W3CDTF">2024-07-17T09:06:00Z</dcterms:created>
  <dcterms:modified xsi:type="dcterms:W3CDTF">2024-07-24T02:44:00Z</dcterms:modified>
</cp:coreProperties>
</file>